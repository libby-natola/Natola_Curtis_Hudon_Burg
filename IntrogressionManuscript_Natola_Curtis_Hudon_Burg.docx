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94780B" w14:textId="77777777" w:rsidR="00032555" w:rsidRPr="00E96015" w:rsidRDefault="00B35FA1">
      <w:pPr>
        <w:spacing w:line="480" w:lineRule="auto"/>
      </w:pPr>
      <w:r w:rsidRPr="00E96015">
        <w:rPr>
          <w:b/>
        </w:rPr>
        <w:t>Abstract</w:t>
      </w:r>
      <w:r w:rsidRPr="00E96015">
        <w:t xml:space="preserve"> </w:t>
      </w:r>
    </w:p>
    <w:p w14:paraId="36CDF19F" w14:textId="77777777" w:rsidR="00032555" w:rsidRPr="00E96015" w:rsidRDefault="00B35FA1">
      <w:pPr>
        <w:spacing w:line="480" w:lineRule="auto"/>
      </w:pPr>
      <w:r w:rsidRPr="00E96015">
        <w:tab/>
      </w:r>
      <w:r w:rsidRPr="00E96015">
        <w:t xml:space="preserve">Studying species interactions at hybrid zones allows biologists to understand the forces that promote speciation. Hybridization among </w:t>
      </w:r>
      <w:r w:rsidRPr="00E96015">
        <w:rPr>
          <w:i/>
        </w:rPr>
        <w:t>Sphyrapicus nuchalis</w:t>
      </w:r>
      <w:r w:rsidRPr="00E96015">
        <w:t xml:space="preserve">, </w:t>
      </w:r>
      <w:r w:rsidRPr="00E96015">
        <w:rPr>
          <w:i/>
        </w:rPr>
        <w:t>S. varius</w:t>
      </w:r>
      <w:r w:rsidRPr="00E96015">
        <w:t xml:space="preserve">, and </w:t>
      </w:r>
      <w:r w:rsidRPr="00E96015">
        <w:rPr>
          <w:i/>
        </w:rPr>
        <w:t>S. ruber</w:t>
      </w:r>
      <w:r w:rsidRPr="00E96015">
        <w:t xml:space="preserve"> has long been acknowledged, and hybrid zones between </w:t>
      </w:r>
      <w:r w:rsidRPr="00E96015">
        <w:rPr>
          <w:i/>
        </w:rPr>
        <w:t xml:space="preserve">S. nuchalis/S. ruber </w:t>
      </w:r>
      <w:r w:rsidRPr="00E96015">
        <w:t>an</w:t>
      </w:r>
      <w:r w:rsidRPr="00E96015">
        <w:t xml:space="preserve">d </w:t>
      </w:r>
      <w:r w:rsidRPr="00E96015">
        <w:rPr>
          <w:i/>
        </w:rPr>
        <w:t>S. varius</w:t>
      </w:r>
      <w:r w:rsidRPr="00E96015">
        <w:t>/</w:t>
      </w:r>
      <w:r w:rsidRPr="00E96015">
        <w:rPr>
          <w:i/>
        </w:rPr>
        <w:t>S. ruber</w:t>
      </w:r>
      <w:r w:rsidRPr="00E96015">
        <w:t xml:space="preserve"> have been characterized with both genetic and genomic data.</w:t>
      </w:r>
      <w:r w:rsidRPr="00E96015">
        <w:rPr>
          <w:i/>
        </w:rPr>
        <w:t xml:space="preserve"> </w:t>
      </w:r>
      <w:r w:rsidRPr="00E96015">
        <w:t xml:space="preserve">Using a combination of next-generation genotyping by sequencing (GBS) and traditional genetic methods, we examined patterns of introgression in the poorly characterized </w:t>
      </w:r>
      <w:r w:rsidRPr="00E96015">
        <w:rPr>
          <w:i/>
        </w:rPr>
        <w:t>S. nuc</w:t>
      </w:r>
      <w:r w:rsidRPr="00E96015">
        <w:rPr>
          <w:i/>
        </w:rPr>
        <w:t>halis/S. varius</w:t>
      </w:r>
      <w:r w:rsidRPr="00E96015">
        <w:t xml:space="preserve"> contact zone. We found high introgression rates, with several early and many advanced generation hybrids along a 275 km stretch of Rocky Mountain foothill, pointing to a well-established hybrid zone with many hybrid individuals backcrossing</w:t>
      </w:r>
      <w:r w:rsidRPr="00E96015">
        <w:t xml:space="preserve"> with individuals from the parental species and each other. In the hybrid zone plumage coloration was a relatively poor indicator of overall genomic background, which could be attributed to the possible involvement of few large effect genes. </w:t>
      </w:r>
    </w:p>
    <w:p w14:paraId="15BB4060" w14:textId="77777777" w:rsidR="00EF2DD7" w:rsidRPr="00E96015" w:rsidRDefault="00EF2DD7">
      <w:pPr>
        <w:spacing w:line="480" w:lineRule="auto"/>
      </w:pPr>
    </w:p>
    <w:p w14:paraId="4BA14DA9" w14:textId="52E623B9" w:rsidR="00032555" w:rsidRPr="00E96015" w:rsidRDefault="00B35FA1">
      <w:pPr>
        <w:spacing w:line="480" w:lineRule="auto"/>
      </w:pPr>
      <w:r w:rsidRPr="00E96015">
        <w:t>Keywords: Hyb</w:t>
      </w:r>
      <w:r w:rsidRPr="00E96015">
        <w:t>rid zone; introgression; Genotyping</w:t>
      </w:r>
      <w:r w:rsidR="00C247B2" w:rsidRPr="00E96015">
        <w:t>-</w:t>
      </w:r>
      <w:r w:rsidRPr="00E96015">
        <w:t>by</w:t>
      </w:r>
      <w:r w:rsidR="00C247B2" w:rsidRPr="00E96015">
        <w:t>-</w:t>
      </w:r>
      <w:r w:rsidRPr="00E96015">
        <w:t xml:space="preserve">Sequencing; </w:t>
      </w:r>
      <w:r w:rsidR="00C247B2" w:rsidRPr="00E96015">
        <w:t>r</w:t>
      </w:r>
      <w:r w:rsidRPr="00E96015">
        <w:t xml:space="preserve">ed-naped </w:t>
      </w:r>
      <w:r w:rsidR="00C247B2" w:rsidRPr="00E96015">
        <w:t>s</w:t>
      </w:r>
      <w:r w:rsidRPr="00E96015">
        <w:t>apsucker</w:t>
      </w:r>
      <w:r w:rsidR="00EF2DD7" w:rsidRPr="00E96015">
        <w:t>;</w:t>
      </w:r>
      <w:r w:rsidRPr="00E96015">
        <w:t xml:space="preserve"> </w:t>
      </w:r>
      <w:r w:rsidR="00C247B2" w:rsidRPr="00E96015">
        <w:t>y</w:t>
      </w:r>
      <w:r w:rsidRPr="00E96015">
        <w:t xml:space="preserve">ellow-bellied </w:t>
      </w:r>
      <w:r w:rsidR="00C247B2" w:rsidRPr="00E96015">
        <w:t>s</w:t>
      </w:r>
      <w:r w:rsidRPr="00E96015">
        <w:t>apsucker</w:t>
      </w:r>
      <w:r w:rsidRPr="00E96015">
        <w:br w:type="page"/>
      </w:r>
    </w:p>
    <w:p w14:paraId="062D1B5F" w14:textId="77777777" w:rsidR="00032555" w:rsidRPr="00E96015" w:rsidRDefault="00B35FA1">
      <w:pPr>
        <w:spacing w:line="480" w:lineRule="auto"/>
        <w:rPr>
          <w:b/>
        </w:rPr>
      </w:pPr>
      <w:r w:rsidRPr="00E96015">
        <w:rPr>
          <w:b/>
        </w:rPr>
        <w:lastRenderedPageBreak/>
        <w:t>Introduction</w:t>
      </w:r>
    </w:p>
    <w:p w14:paraId="0B7FD039" w14:textId="77777777" w:rsidR="00032555" w:rsidRPr="00E96015" w:rsidRDefault="00B35FA1">
      <w:pPr>
        <w:spacing w:line="480" w:lineRule="auto"/>
        <w:ind w:firstLine="720"/>
      </w:pPr>
      <w:r w:rsidRPr="00E96015">
        <w:t>Describing the process by which new species arise (speciation) is central to comprehending avian biodiversity, an</w:t>
      </w:r>
      <w:r w:rsidRPr="00E96015">
        <w:t>d speciation can be best studied by examining populations at intermediate stages of species divergence (Grant &amp; Grant 1992). Populations are often geographically isolated, but individuals may interbreed, or hybridize, where they co-occur. Studying hybridiz</w:t>
      </w:r>
      <w:r w:rsidRPr="00E96015">
        <w:t>ation among such forms often reveals the extent of reproductive isolation between these populations and levels of divergence. Hybridization is richest and most informative in hybrid zones where the breeding ranges of two adjacent species overlap (Hewitt 19</w:t>
      </w:r>
      <w:r w:rsidRPr="00E96015">
        <w:t>88, Short 1972), which are often called “natural laboratories” of speciation because they present many different combinations of parental alleles, much like biologists might create in a laboratory</w:t>
      </w:r>
      <w:r w:rsidR="002817DB" w:rsidRPr="00E96015">
        <w:t xml:space="preserve"> </w:t>
      </w:r>
      <w:r w:rsidR="002817DB" w:rsidRPr="00E96015">
        <w:fldChar w:fldCharType="begin" w:fldLock="1"/>
      </w:r>
      <w:r w:rsidR="002817DB" w:rsidRPr="00E96015">
        <w:instrText>ADDIN CSL_CITATION {"citationItems":[{"id":"ITEM-1","itemData":{"author":[{"dropping-particle":"","family":"Hewitt","given":"Godfrey M","non-dropping-particle":"","parse-names":false,"suffix":""}],"container-title":"Trends in Ecology &amp; Evolution","id":"ITEM-1","issue":"7","issued":{"date-parts":[["1988"]]},"page":"158-167","title":"Hybrid zones - natural laboratories for evolutionary studies","type":"article-journal","volume":"3"},"uris":["http://www.mendeley.com/documents/?uuid=ee204527-9330-4b83-ac36-bca658ae1879"]}],"mendeley":{"formattedCitation":"(Hewitt 1988)","plainTextFormattedCitation":"(Hewitt 1988)"},"properties":{"noteIndex":0},"schema":"https://github.com/citation-style-language/schema/raw/master/csl-citation.json"}</w:instrText>
      </w:r>
      <w:r w:rsidR="002817DB" w:rsidRPr="00E96015">
        <w:fldChar w:fldCharType="separate"/>
      </w:r>
      <w:r w:rsidR="002817DB" w:rsidRPr="00E96015">
        <w:rPr>
          <w:noProof/>
        </w:rPr>
        <w:t>(Hewitt 1988)</w:t>
      </w:r>
      <w:r w:rsidR="002817DB" w:rsidRPr="00E96015">
        <w:fldChar w:fldCharType="end"/>
      </w:r>
      <w:r w:rsidRPr="00E96015">
        <w:t>. The populations may collapse into a hybrid s</w:t>
      </w:r>
      <w:r w:rsidRPr="00E96015">
        <w:t>warm, they may remain distinct despite introgression, or they may be ephemeral or stable, recurring or novel, distributed broadly or restricted to a narrow zone (Grant &amp; Grant 1992, Moore 1977, Short 1972). Describing hybrid zone dynamics helps us understa</w:t>
      </w:r>
      <w:r w:rsidRPr="00E96015">
        <w:t>nd the evolutionary histories of species and predict their evolutionary trajectories (Grant &amp; Grant 1992).</w:t>
      </w:r>
    </w:p>
    <w:p w14:paraId="4163E3D6" w14:textId="77777777" w:rsidR="00032555" w:rsidRPr="00E96015" w:rsidRDefault="00B35FA1">
      <w:pPr>
        <w:spacing w:line="480" w:lineRule="auto"/>
      </w:pPr>
      <w:r w:rsidRPr="00E96015">
        <w:tab/>
      </w:r>
      <w:r w:rsidRPr="00E96015">
        <w:rPr>
          <w:i/>
        </w:rPr>
        <w:t>Sphyrapicus</w:t>
      </w:r>
      <w:r w:rsidRPr="00E96015">
        <w:t xml:space="preserve"> </w:t>
      </w:r>
      <w:r w:rsidRPr="00E96015">
        <w:rPr>
          <w:i/>
        </w:rPr>
        <w:t>varius</w:t>
      </w:r>
      <w:r w:rsidRPr="00E96015">
        <w:t xml:space="preserve">, </w:t>
      </w:r>
      <w:r w:rsidRPr="00E96015">
        <w:rPr>
          <w:i/>
        </w:rPr>
        <w:t>S. nuchalis</w:t>
      </w:r>
      <w:r w:rsidRPr="00E96015">
        <w:t xml:space="preserve">, and </w:t>
      </w:r>
      <w:r w:rsidRPr="00E96015">
        <w:rPr>
          <w:i/>
        </w:rPr>
        <w:t xml:space="preserve">S. ruber </w:t>
      </w:r>
      <w:r w:rsidRPr="00E96015">
        <w:t xml:space="preserve">are three species of North American woodpeckers that hybridize in sympatry. Hybridization within this </w:t>
      </w:r>
      <w:r w:rsidRPr="00E96015">
        <w:t>species complex has long been of interest to biologists, who have studied the forces maintaining several hybrid zones and changes within them (</w:t>
      </w:r>
      <w:proofErr w:type="spellStart"/>
      <w:r w:rsidRPr="00E96015">
        <w:t>Billerman</w:t>
      </w:r>
      <w:proofErr w:type="spellEnd"/>
      <w:r w:rsidRPr="00E96015">
        <w:t xml:space="preserve"> 2016, </w:t>
      </w:r>
      <w:proofErr w:type="spellStart"/>
      <w:r w:rsidRPr="00E96015">
        <w:t>Billerman</w:t>
      </w:r>
      <w:proofErr w:type="spellEnd"/>
      <w:r w:rsidRPr="00E96015">
        <w:t xml:space="preserve"> et al. 2016, 2019, Howell 1952, Johnson &amp; Johnson 1985, Natola &amp; Burg 2018, Scott et al</w:t>
      </w:r>
      <w:r w:rsidRPr="00E96015">
        <w:t xml:space="preserve">. 1976, Seneviratne et al. 2012, 2016, </w:t>
      </w:r>
      <w:proofErr w:type="spellStart"/>
      <w:r w:rsidRPr="00E96015">
        <w:t>Trombino</w:t>
      </w:r>
      <w:proofErr w:type="spellEnd"/>
      <w:r w:rsidRPr="00E96015">
        <w:t xml:space="preserve"> 1998). </w:t>
      </w:r>
      <w:r w:rsidRPr="00E96015">
        <w:rPr>
          <w:i/>
        </w:rPr>
        <w:t>Sphyrapicus ruber</w:t>
      </w:r>
      <w:r w:rsidRPr="00E96015">
        <w:t>/</w:t>
      </w:r>
      <w:r w:rsidRPr="00E96015">
        <w:rPr>
          <w:i/>
        </w:rPr>
        <w:t>S. nuchalis</w:t>
      </w:r>
      <w:r w:rsidRPr="00E96015">
        <w:t xml:space="preserve"> and </w:t>
      </w:r>
      <w:r w:rsidRPr="00E96015">
        <w:rPr>
          <w:i/>
        </w:rPr>
        <w:t>S. ruber/S. varius</w:t>
      </w:r>
      <w:r w:rsidRPr="00E96015">
        <w:t xml:space="preserve"> hybrid zones</w:t>
      </w:r>
      <w:r w:rsidRPr="00E96015">
        <w:rPr>
          <w:i/>
        </w:rPr>
        <w:t xml:space="preserve"> </w:t>
      </w:r>
      <w:r w:rsidRPr="00E96015">
        <w:t xml:space="preserve">have been studied both </w:t>
      </w:r>
      <w:proofErr w:type="spellStart"/>
      <w:r w:rsidRPr="00E96015">
        <w:t>behaviourally</w:t>
      </w:r>
      <w:proofErr w:type="spellEnd"/>
      <w:r w:rsidRPr="00E96015">
        <w:t xml:space="preserve"> and genetically (</w:t>
      </w:r>
      <w:proofErr w:type="spellStart"/>
      <w:r w:rsidRPr="00E96015">
        <w:t>Billerman</w:t>
      </w:r>
      <w:proofErr w:type="spellEnd"/>
      <w:r w:rsidRPr="00E96015">
        <w:t xml:space="preserve"> et al. 2016, 2019, Cicero &amp; Johnson 1995, </w:t>
      </w:r>
      <w:proofErr w:type="spellStart"/>
      <w:r w:rsidRPr="00E96015">
        <w:t>Grossen</w:t>
      </w:r>
      <w:proofErr w:type="spellEnd"/>
      <w:r w:rsidRPr="00E96015">
        <w:t xml:space="preserve"> et al. 2016, Johnson </w:t>
      </w:r>
      <w:r w:rsidRPr="00E96015">
        <w:t xml:space="preserve">&amp; Johnson 1985, Johnson &amp; Zink 1983, Natola &amp; Burg 2018, Seneviratne et </w:t>
      </w:r>
      <w:r w:rsidRPr="00E96015">
        <w:lastRenderedPageBreak/>
        <w:t>al. 2016, 2012). Though these species hybridize, studies of mate choice in two hybrid zones show the forms mate assortatively, supporting their designations as separate species (Johnso</w:t>
      </w:r>
      <w:r w:rsidRPr="00E96015">
        <w:t>n &amp; Johnson 1985, Seneviratne et al. 2012, 2016). Possible putative reproductive barriers between these species include different migratory strategies, breeding phenology, habitat preferences, and assortative mating (</w:t>
      </w:r>
      <w:proofErr w:type="spellStart"/>
      <w:r w:rsidRPr="00E96015">
        <w:t>Billerman</w:t>
      </w:r>
      <w:proofErr w:type="spellEnd"/>
      <w:r w:rsidRPr="00E96015">
        <w:t xml:space="preserve"> et al. 2016, Johnson &amp; Johnso</w:t>
      </w:r>
      <w:r w:rsidRPr="00E96015">
        <w:t xml:space="preserve">n 1985, Natola &amp; Burg 2018, </w:t>
      </w:r>
      <w:proofErr w:type="spellStart"/>
      <w:r w:rsidRPr="00E96015">
        <w:t>Trombino</w:t>
      </w:r>
      <w:proofErr w:type="spellEnd"/>
      <w:r w:rsidRPr="00E96015">
        <w:t xml:space="preserve"> 1998). </w:t>
      </w:r>
    </w:p>
    <w:p w14:paraId="30286D5F" w14:textId="77777777" w:rsidR="00032555" w:rsidRPr="00E96015" w:rsidRDefault="00B35FA1">
      <w:pPr>
        <w:spacing w:line="480" w:lineRule="auto"/>
      </w:pPr>
      <w:r w:rsidRPr="00E96015">
        <w:tab/>
        <w:t xml:space="preserve">A </w:t>
      </w:r>
      <w:r w:rsidRPr="00E96015">
        <w:rPr>
          <w:i/>
        </w:rPr>
        <w:t>S. nuchalis/S. varius</w:t>
      </w:r>
      <w:r w:rsidRPr="00E96015">
        <w:t xml:space="preserve"> hybrid zone exists in west-central Alberta (CAB), but it has not been well studied using genetic methods. Recent </w:t>
      </w:r>
      <w:proofErr w:type="spellStart"/>
      <w:r w:rsidRPr="00E96015">
        <w:t>behavioural</w:t>
      </w:r>
      <w:proofErr w:type="spellEnd"/>
      <w:r w:rsidRPr="00E96015">
        <w:t xml:space="preserve"> work (Jocelyn </w:t>
      </w:r>
      <w:proofErr w:type="spellStart"/>
      <w:r w:rsidRPr="00E96015">
        <w:t>Hudon</w:t>
      </w:r>
      <w:proofErr w:type="spellEnd"/>
      <w:r w:rsidRPr="00E96015">
        <w:t xml:space="preserve">, unpublished data) and some genetic data </w:t>
      </w:r>
      <w:r w:rsidRPr="00E96015">
        <w:t xml:space="preserve">(Natola &amp; Burg 2018) document hybridization within this hybrid zone, but we know little about the extent of recent or past hybridization or genetic introgression between the two species. Since the </w:t>
      </w:r>
      <w:r w:rsidRPr="00E96015">
        <w:rPr>
          <w:i/>
        </w:rPr>
        <w:t xml:space="preserve">S. varius/S. ruber </w:t>
      </w:r>
      <w:r w:rsidRPr="00E96015">
        <w:t xml:space="preserve">and </w:t>
      </w:r>
      <w:r w:rsidRPr="00E96015">
        <w:rPr>
          <w:i/>
        </w:rPr>
        <w:t xml:space="preserve">S. nuchalis/S. ruber </w:t>
      </w:r>
      <w:r w:rsidRPr="00E96015">
        <w:t>hybrid zones ar</w:t>
      </w:r>
      <w:r w:rsidRPr="00E96015">
        <w:t xml:space="preserve">e well characterized, describing the </w:t>
      </w:r>
      <w:r w:rsidRPr="00E96015">
        <w:rPr>
          <w:i/>
        </w:rPr>
        <w:t xml:space="preserve">S. varius/S. nuchalis </w:t>
      </w:r>
      <w:r w:rsidRPr="00E96015">
        <w:t>hybrid zone stands to greatly improve our understanding of reproductive interactions among these three species and the isolating barriers that assist their differentiation. Here we characterize gen</w:t>
      </w:r>
      <w:r w:rsidRPr="00E96015">
        <w:t xml:space="preserve">etically an area where the ranges of </w:t>
      </w:r>
      <w:r w:rsidRPr="00E96015">
        <w:rPr>
          <w:i/>
        </w:rPr>
        <w:t>S. nuchalis</w:t>
      </w:r>
      <w:r w:rsidRPr="00E96015">
        <w:t xml:space="preserve"> and </w:t>
      </w:r>
      <w:r w:rsidRPr="00E96015">
        <w:rPr>
          <w:i/>
        </w:rPr>
        <w:t>S. varius</w:t>
      </w:r>
      <w:r w:rsidRPr="00E96015">
        <w:t xml:space="preserve"> overlap and the two forms hybridize in order to delineate the geographical extent of the hybrid zone, quantify introgression rates and characteristics of the contact zone, and compare early vs </w:t>
      </w:r>
      <w:r w:rsidRPr="00E96015">
        <w:t>late generation hybrids within the zone. Using traditional and next generation sequencing methods allows us to examine introgression patterns both across the genome and across the geographic range, which provides a broader context to investigate patterns o</w:t>
      </w:r>
      <w:r w:rsidRPr="00E96015">
        <w:t xml:space="preserve">f hybridization between </w:t>
      </w:r>
      <w:r w:rsidRPr="00E96015">
        <w:rPr>
          <w:i/>
        </w:rPr>
        <w:t>S. nuchalis</w:t>
      </w:r>
      <w:r w:rsidRPr="00E96015">
        <w:t xml:space="preserve"> and </w:t>
      </w:r>
      <w:r w:rsidRPr="00E96015">
        <w:rPr>
          <w:i/>
        </w:rPr>
        <w:t>S. varius</w:t>
      </w:r>
      <w:r w:rsidRPr="00E96015">
        <w:t>.</w:t>
      </w:r>
    </w:p>
    <w:p w14:paraId="19F8AD2E" w14:textId="77777777" w:rsidR="00032555" w:rsidRPr="00E96015" w:rsidRDefault="00032555">
      <w:pPr>
        <w:spacing w:line="480" w:lineRule="auto"/>
      </w:pPr>
    </w:p>
    <w:p w14:paraId="7418851D" w14:textId="77777777" w:rsidR="00032555" w:rsidRPr="00E96015" w:rsidRDefault="00B35FA1">
      <w:pPr>
        <w:spacing w:line="480" w:lineRule="auto"/>
        <w:rPr>
          <w:b/>
        </w:rPr>
      </w:pPr>
      <w:r w:rsidRPr="00E96015">
        <w:rPr>
          <w:b/>
        </w:rPr>
        <w:t>Methods</w:t>
      </w:r>
    </w:p>
    <w:p w14:paraId="6BB7ADB5" w14:textId="77777777" w:rsidR="00032555" w:rsidRPr="00E96015" w:rsidRDefault="00B35FA1">
      <w:pPr>
        <w:spacing w:line="480" w:lineRule="auto"/>
        <w:rPr>
          <w:i/>
        </w:rPr>
      </w:pPr>
      <w:r w:rsidRPr="00E96015">
        <w:rPr>
          <w:i/>
        </w:rPr>
        <w:t>Sample acquisition</w:t>
      </w:r>
    </w:p>
    <w:p w14:paraId="008FE27B" w14:textId="77777777" w:rsidR="00032555" w:rsidRPr="00E96015" w:rsidRDefault="00B35FA1">
      <w:pPr>
        <w:spacing w:line="480" w:lineRule="auto"/>
        <w:ind w:firstLine="720"/>
      </w:pPr>
      <w:r w:rsidRPr="00E96015">
        <w:lastRenderedPageBreak/>
        <w:t>We collected DNA samples from specimens in museum collections and birds caught with mist nets during the breeding season. We collected wild-caught samples from May to July to reduce the number of migrants caught. Birds were called in with playbacks and cau</w:t>
      </w:r>
      <w:r w:rsidRPr="00E96015">
        <w:t xml:space="preserve">ght using 12 m mist nets. We took a small (&lt;50 µL) sample of blood from the brachial vein, banded the birds, and took morphometric measurements and photographs. All birds were released on site and blood samples were stored in 99% ethanol. Museum specimens </w:t>
      </w:r>
      <w:r w:rsidRPr="00E96015">
        <w:t>were selected from birds collected within the last 20 years during the breeding season to ensure data reflected contemporary patterns (Appendix 1). These specimens included material collected at the conclusion of a 15-year study of reproductive interaction</w:t>
      </w:r>
      <w:r w:rsidRPr="00E96015">
        <w:t xml:space="preserve">s between </w:t>
      </w:r>
      <w:r w:rsidRPr="00E96015">
        <w:rPr>
          <w:i/>
        </w:rPr>
        <w:t>S.</w:t>
      </w:r>
      <w:r w:rsidRPr="00E96015">
        <w:t xml:space="preserve"> </w:t>
      </w:r>
      <w:r w:rsidRPr="00E96015">
        <w:rPr>
          <w:i/>
        </w:rPr>
        <w:t>varius</w:t>
      </w:r>
      <w:r w:rsidRPr="00E96015">
        <w:t xml:space="preserve"> and </w:t>
      </w:r>
      <w:r w:rsidRPr="00E96015">
        <w:rPr>
          <w:i/>
        </w:rPr>
        <w:t>S. nuchalis</w:t>
      </w:r>
      <w:r w:rsidRPr="00E96015">
        <w:t xml:space="preserve"> along the foothills of western Alberta between Strachan (53.4005˚ N, -117.8685˚ W) and the Porcupine Hills (49.0512˚ N, -113.9115˚ W), AB (Jocelyn </w:t>
      </w:r>
      <w:proofErr w:type="spellStart"/>
      <w:r w:rsidRPr="00E96015">
        <w:t>Hudon</w:t>
      </w:r>
      <w:proofErr w:type="spellEnd"/>
      <w:r w:rsidRPr="00E96015">
        <w:t>, unpublished observations).</w:t>
      </w:r>
    </w:p>
    <w:p w14:paraId="2AF0478D" w14:textId="77777777" w:rsidR="00032555" w:rsidRPr="00E96015" w:rsidRDefault="00B35FA1">
      <w:pPr>
        <w:spacing w:line="480" w:lineRule="auto"/>
        <w:ind w:firstLine="720"/>
      </w:pPr>
      <w:r w:rsidRPr="00E96015">
        <w:t xml:space="preserve">We examined the sapsuckers sampled for the extent of red on the nape, the </w:t>
      </w:r>
      <w:r w:rsidRPr="00E96015">
        <w:t xml:space="preserve">degree of invasion of the malar stripe and cheek patch by red in males, the amount of red on the throat of females, and the amount and distribution of white markings on the back (male plumage shown in </w:t>
      </w:r>
      <w:proofErr w:type="spellStart"/>
      <w:r w:rsidRPr="00E96015">
        <w:t>Shunk</w:t>
      </w:r>
      <w:proofErr w:type="spellEnd"/>
      <w:r w:rsidRPr="00E96015">
        <w:t xml:space="preserve"> 2005</w:t>
      </w:r>
      <w:r w:rsidRPr="00E96015">
        <w:t>). We classified individuals with any evidenc</w:t>
      </w:r>
      <w:r w:rsidRPr="00E96015">
        <w:t>e of red on the nape, malar and throat, and limited amount of white on the back, that was not within the range expected for “pure” red-naped sapsuckers as hybrids.</w:t>
      </w:r>
    </w:p>
    <w:p w14:paraId="5EF5AEE9" w14:textId="77777777" w:rsidR="00032555" w:rsidRPr="00E96015" w:rsidRDefault="00032555">
      <w:pPr>
        <w:spacing w:line="480" w:lineRule="auto"/>
        <w:rPr>
          <w:i/>
        </w:rPr>
      </w:pPr>
    </w:p>
    <w:p w14:paraId="1243F8F3" w14:textId="77777777" w:rsidR="00032555" w:rsidRPr="00E96015" w:rsidRDefault="00B35FA1">
      <w:pPr>
        <w:spacing w:line="480" w:lineRule="auto"/>
        <w:rPr>
          <w:i/>
        </w:rPr>
      </w:pPr>
      <w:r w:rsidRPr="00E96015">
        <w:rPr>
          <w:i/>
        </w:rPr>
        <w:t>GBS methods</w:t>
      </w:r>
    </w:p>
    <w:p w14:paraId="54B24B68" w14:textId="77777777" w:rsidR="00032555" w:rsidRPr="00E96015" w:rsidRDefault="00B35FA1">
      <w:pPr>
        <w:spacing w:line="480" w:lineRule="auto"/>
      </w:pPr>
      <w:r w:rsidRPr="00E96015">
        <w:t>GBS DNA extraction, processing</w:t>
      </w:r>
    </w:p>
    <w:p w14:paraId="5703B969" w14:textId="77777777" w:rsidR="00032555" w:rsidRPr="00E96015" w:rsidRDefault="00B35FA1">
      <w:pPr>
        <w:spacing w:line="480" w:lineRule="auto"/>
        <w:ind w:firstLine="720"/>
      </w:pPr>
      <w:r w:rsidRPr="00E96015">
        <w:t>We extracted DNA using a standard phenol-chlorof</w:t>
      </w:r>
      <w:r w:rsidRPr="00E96015">
        <w:t xml:space="preserve">orm extraction procedure and sent 63 samples (33 </w:t>
      </w:r>
      <w:r w:rsidRPr="00E96015">
        <w:rPr>
          <w:i/>
        </w:rPr>
        <w:t>S. nuchalis</w:t>
      </w:r>
      <w:r w:rsidRPr="00E96015">
        <w:t xml:space="preserve">, 18 </w:t>
      </w:r>
      <w:r w:rsidRPr="00E96015">
        <w:rPr>
          <w:i/>
        </w:rPr>
        <w:t>S. varius</w:t>
      </w:r>
      <w:r w:rsidRPr="00E96015">
        <w:t xml:space="preserve">, and 12 hybrids) to Cornell University’s Institute for Genomic Diversity (IGD) for GBS following </w:t>
      </w:r>
      <w:proofErr w:type="spellStart"/>
      <w:r w:rsidRPr="00E96015">
        <w:t>Elshire</w:t>
      </w:r>
      <w:proofErr w:type="spellEnd"/>
      <w:r w:rsidRPr="00E96015">
        <w:t xml:space="preserve"> et al. (2011) with the restriction enzyme </w:t>
      </w:r>
      <w:proofErr w:type="spellStart"/>
      <w:r w:rsidRPr="00E96015">
        <w:rPr>
          <w:i/>
        </w:rPr>
        <w:lastRenderedPageBreak/>
        <w:t>PstI</w:t>
      </w:r>
      <w:proofErr w:type="spellEnd"/>
      <w:r w:rsidRPr="00E96015">
        <w:t>. We sent an additional 80 sam</w:t>
      </w:r>
      <w:r w:rsidRPr="00E96015">
        <w:t xml:space="preserve">ples (39 </w:t>
      </w:r>
      <w:r w:rsidRPr="00E96015">
        <w:rPr>
          <w:i/>
        </w:rPr>
        <w:t>S. nuchalis</w:t>
      </w:r>
      <w:r w:rsidRPr="00E96015">
        <w:t xml:space="preserve">, 24 </w:t>
      </w:r>
      <w:r w:rsidRPr="00E96015">
        <w:rPr>
          <w:i/>
        </w:rPr>
        <w:t>S. varius</w:t>
      </w:r>
      <w:r w:rsidRPr="00E96015">
        <w:t xml:space="preserve">, and 17 hybrids) to the Genomic Sequencing and Analysis Facility (GSAF) at the University of Texas for double digest </w:t>
      </w:r>
      <w:proofErr w:type="spellStart"/>
      <w:r w:rsidRPr="00E96015">
        <w:t>RADseq</w:t>
      </w:r>
      <w:proofErr w:type="spellEnd"/>
      <w:r w:rsidRPr="00E96015">
        <w:t xml:space="preserve"> using the restriction enzyme pair </w:t>
      </w:r>
      <w:proofErr w:type="spellStart"/>
      <w:r w:rsidRPr="00E96015">
        <w:rPr>
          <w:i/>
        </w:rPr>
        <w:t>NlaIII</w:t>
      </w:r>
      <w:proofErr w:type="spellEnd"/>
      <w:r w:rsidRPr="00E96015">
        <w:t xml:space="preserve"> and </w:t>
      </w:r>
      <w:proofErr w:type="spellStart"/>
      <w:r w:rsidRPr="00E96015">
        <w:rPr>
          <w:i/>
        </w:rPr>
        <w:t>MluCI</w:t>
      </w:r>
      <w:proofErr w:type="spellEnd"/>
      <w:r w:rsidRPr="00E96015">
        <w:t xml:space="preserve"> following Peterson et al. (2012). In total, we</w:t>
      </w:r>
      <w:r w:rsidRPr="00E96015">
        <w:t xml:space="preserve"> sequenced 12 </w:t>
      </w:r>
      <w:r w:rsidRPr="00E96015">
        <w:rPr>
          <w:i/>
        </w:rPr>
        <w:t xml:space="preserve">S. varius </w:t>
      </w:r>
      <w:r w:rsidRPr="00E96015">
        <w:t xml:space="preserve">individuals from Saskatchewan (SK), five from northwest British Columbia (BC), seven from North Dakota (ND), two from North Carolina (NC), six individuals from Michigan (MI) and 11 from Alberta (AB). We also sequenced nine </w:t>
      </w:r>
      <w:r w:rsidRPr="00E96015">
        <w:rPr>
          <w:i/>
        </w:rPr>
        <w:t>S. nuchal</w:t>
      </w:r>
      <w:r w:rsidRPr="00E96015">
        <w:rPr>
          <w:i/>
        </w:rPr>
        <w:t xml:space="preserve">is </w:t>
      </w:r>
      <w:r w:rsidRPr="00E96015">
        <w:t>individuals from Colorado (CO), 11 from northeast Oregon (OR), four from Montana (MT), six from Washington (WA), five from New Mexico (NM), six from South Dakota (SD), nine from Utah (UT), one from Wyoming (WY), 21 from AB. Additionally, we sequenced 28</w:t>
      </w:r>
      <w:r w:rsidRPr="00E96015">
        <w:t xml:space="preserve"> hybrids from AB. Nine </w:t>
      </w:r>
      <w:r w:rsidRPr="00E96015">
        <w:rPr>
          <w:i/>
        </w:rPr>
        <w:t xml:space="preserve">S. nuchalis </w:t>
      </w:r>
      <w:r w:rsidRPr="00E96015">
        <w:t xml:space="preserve">individuals (two AB, three UT, two OR, and two CO) and one </w:t>
      </w:r>
      <w:r w:rsidRPr="00E96015">
        <w:rPr>
          <w:i/>
        </w:rPr>
        <w:t>S.</w:t>
      </w:r>
      <w:r w:rsidRPr="00E96015">
        <w:t xml:space="preserve"> </w:t>
      </w:r>
      <w:r w:rsidRPr="00E96015">
        <w:rPr>
          <w:i/>
        </w:rPr>
        <w:t>varius</w:t>
      </w:r>
      <w:r w:rsidRPr="00E96015">
        <w:t xml:space="preserve"> (AB) were sent to both facilities for a total of 143 samples, 60 collected within AB and 83 from outside AB.</w:t>
      </w:r>
    </w:p>
    <w:p w14:paraId="44ECC8D0" w14:textId="77777777" w:rsidR="00032555" w:rsidRPr="00E96015" w:rsidRDefault="00032555">
      <w:pPr>
        <w:spacing w:line="480" w:lineRule="auto"/>
      </w:pPr>
    </w:p>
    <w:p w14:paraId="4AE09AF8" w14:textId="77777777" w:rsidR="00032555" w:rsidRPr="00E96015" w:rsidRDefault="00B35FA1">
      <w:pPr>
        <w:spacing w:line="480" w:lineRule="auto"/>
      </w:pPr>
      <w:r w:rsidRPr="00E96015">
        <w:t>SNP calling</w:t>
      </w:r>
    </w:p>
    <w:p w14:paraId="25A5F9E8" w14:textId="77777777" w:rsidR="00032555" w:rsidRPr="00E96015" w:rsidRDefault="00B35FA1">
      <w:pPr>
        <w:spacing w:line="480" w:lineRule="auto"/>
        <w:ind w:firstLine="720"/>
      </w:pPr>
      <w:r w:rsidRPr="00E96015">
        <w:t>Due to the lack of a reference</w:t>
      </w:r>
      <w:r w:rsidRPr="00E96015">
        <w:t xml:space="preserve"> genome for </w:t>
      </w:r>
      <w:r w:rsidRPr="00E96015">
        <w:rPr>
          <w:i/>
        </w:rPr>
        <w:t>Sphyrapicus</w:t>
      </w:r>
      <w:r w:rsidRPr="00E96015">
        <w:t xml:space="preserve">, we performed </w:t>
      </w:r>
      <w:r w:rsidRPr="00E96015">
        <w:rPr>
          <w:i/>
        </w:rPr>
        <w:t>de novo</w:t>
      </w:r>
      <w:r w:rsidRPr="00E96015">
        <w:t xml:space="preserve"> SNP calling. For the Cornell dataset, we used the GBS UNEAK analysis pipeline version 3.0, which is an extension of the JAVA program TASSEL (Bradbury et al. 2007), to filter reads and call SNPs. Quality filteri</w:t>
      </w:r>
      <w:r w:rsidRPr="00E96015">
        <w:t>ng removed any reads with incorrect, missing, or multiple restriction cut sites or barcodes. We then truncated reads to 64 bases and aligned them into identical sequence tags. We set a threshold of a minimum of five reads per tag for inclusion in the SNP c</w:t>
      </w:r>
      <w:r w:rsidRPr="00E96015">
        <w:t>alling process with the error tolerance rate set to 0.03 and a minimum minor allele frequency (MAF) of 0.05 for pairwise alignment identification of SNPs. We kept a maximum of one SNP per read to minimize linkage disequilibrium in downstream analyses.</w:t>
      </w:r>
    </w:p>
    <w:p w14:paraId="6B70FCA4" w14:textId="3775304D" w:rsidR="00032555" w:rsidRPr="00E96015" w:rsidRDefault="00B35FA1">
      <w:pPr>
        <w:spacing w:line="480" w:lineRule="auto"/>
        <w:ind w:firstLine="720"/>
      </w:pPr>
      <w:r w:rsidRPr="00E96015">
        <w:lastRenderedPageBreak/>
        <w:t>We f</w:t>
      </w:r>
      <w:r w:rsidRPr="00E96015">
        <w:t xml:space="preserve">iltered, demultiplexed, and cleaned the </w:t>
      </w:r>
      <w:proofErr w:type="spellStart"/>
      <w:r w:rsidRPr="00E96015">
        <w:t>UTexas</w:t>
      </w:r>
      <w:proofErr w:type="spellEnd"/>
      <w:r w:rsidRPr="00E96015">
        <w:t xml:space="preserve"> data using the STACKS v 1.09 </w:t>
      </w:r>
      <w:proofErr w:type="spellStart"/>
      <w:r w:rsidRPr="00E96015">
        <w:t>process_radtags</w:t>
      </w:r>
      <w:proofErr w:type="spellEnd"/>
      <w:r w:rsidRPr="00E96015">
        <w:t xml:space="preserve"> pipeline (J. </w:t>
      </w:r>
      <w:proofErr w:type="spellStart"/>
      <w:r w:rsidRPr="00E96015">
        <w:t>Catchen</w:t>
      </w:r>
      <w:proofErr w:type="spellEnd"/>
      <w:r w:rsidRPr="00E96015">
        <w:t xml:space="preserve"> et al., 2013; J. M. </w:t>
      </w:r>
      <w:proofErr w:type="spellStart"/>
      <w:r w:rsidRPr="00E96015">
        <w:t>Catchen</w:t>
      </w:r>
      <w:proofErr w:type="spellEnd"/>
      <w:r w:rsidRPr="00E96015">
        <w:t xml:space="preserve"> et al., 2011). We used the </w:t>
      </w:r>
      <w:proofErr w:type="spellStart"/>
      <w:r w:rsidRPr="00E96015">
        <w:t>denovo_map</w:t>
      </w:r>
      <w:proofErr w:type="spellEnd"/>
      <w:r w:rsidRPr="00E96015">
        <w:t xml:space="preserve"> STACKS pipeline to identify SNPs </w:t>
      </w:r>
      <w:r w:rsidRPr="00E96015">
        <w:rPr>
          <w:i/>
        </w:rPr>
        <w:t>de novo</w:t>
      </w:r>
      <w:r w:rsidRPr="00E96015">
        <w:t xml:space="preserve"> with both the number of reads requir</w:t>
      </w:r>
      <w:r w:rsidRPr="00E96015">
        <w:t xml:space="preserve">ed to create a stack and the number of mismatches allowed between loci set to four. We filtered </w:t>
      </w:r>
      <w:proofErr w:type="spellStart"/>
      <w:r w:rsidRPr="00E96015">
        <w:t>UTexas</w:t>
      </w:r>
      <w:proofErr w:type="spellEnd"/>
      <w:r w:rsidRPr="00E96015">
        <w:t xml:space="preserve"> SNPs for a MAF of 0.05 (as per the Cornell SNPs) using PLINK v 1.07 (Purcell et al. 2007). We kept only one SNP per read and </w:t>
      </w:r>
      <w:r w:rsidRPr="00E96015">
        <w:t xml:space="preserve">SNPs with </w:t>
      </w:r>
      <w:r w:rsidRPr="00E96015">
        <w:t>less than 20% mi</w:t>
      </w:r>
      <w:r w:rsidRPr="00E96015">
        <w:t>ssing genotype data across individuals for downstream genomic analyses.</w:t>
      </w:r>
    </w:p>
    <w:p w14:paraId="689904BB" w14:textId="77777777" w:rsidR="00032555" w:rsidRPr="00E96015" w:rsidRDefault="00032555">
      <w:pPr>
        <w:spacing w:line="480" w:lineRule="auto"/>
      </w:pPr>
    </w:p>
    <w:p w14:paraId="51575C2A" w14:textId="77777777" w:rsidR="00032555" w:rsidRPr="00E96015" w:rsidRDefault="00B35FA1">
      <w:pPr>
        <w:spacing w:line="480" w:lineRule="auto"/>
      </w:pPr>
      <w:r w:rsidRPr="00E96015">
        <w:t>Genomic analyses of hybrid zone individuals</w:t>
      </w:r>
    </w:p>
    <w:p w14:paraId="1F77961F" w14:textId="77777777" w:rsidR="00032555" w:rsidRPr="00E96015" w:rsidRDefault="00B35FA1">
      <w:pPr>
        <w:spacing w:line="480" w:lineRule="auto"/>
      </w:pPr>
      <w:r w:rsidRPr="00E96015">
        <w:tab/>
        <w:t xml:space="preserve">Pairwise </w:t>
      </w:r>
      <w:r w:rsidRPr="00E96015">
        <w:rPr>
          <w:i/>
        </w:rPr>
        <w:t>F</w:t>
      </w:r>
      <w:r w:rsidRPr="00E96015">
        <w:rPr>
          <w:vertAlign w:val="subscript"/>
        </w:rPr>
        <w:t>ST</w:t>
      </w:r>
      <w:r w:rsidRPr="00E96015">
        <w:t xml:space="preserve"> was calculated using the software ARLEQUIN (</w:t>
      </w:r>
      <w:proofErr w:type="spellStart"/>
      <w:r w:rsidRPr="00E96015">
        <w:t>Excoffier</w:t>
      </w:r>
      <w:proofErr w:type="spellEnd"/>
      <w:r w:rsidRPr="00E96015">
        <w:t xml:space="preserve"> &amp; </w:t>
      </w:r>
      <w:proofErr w:type="spellStart"/>
      <w:r w:rsidRPr="00E96015">
        <w:t>Lischer</w:t>
      </w:r>
      <w:proofErr w:type="spellEnd"/>
      <w:r w:rsidRPr="00E96015">
        <w:t xml:space="preserve"> 2010) for the Cornell dataset only, as SNP calling produced m</w:t>
      </w:r>
      <w:r w:rsidRPr="00E96015">
        <w:t xml:space="preserve">ore SNPs in the Cornell dataset when compared to the </w:t>
      </w:r>
      <w:proofErr w:type="spellStart"/>
      <w:r w:rsidRPr="00E96015">
        <w:t>UTexas</w:t>
      </w:r>
      <w:proofErr w:type="spellEnd"/>
      <w:r w:rsidRPr="00E96015">
        <w:t xml:space="preserve"> dataset.</w:t>
      </w:r>
    </w:p>
    <w:p w14:paraId="49C6D517" w14:textId="77777777" w:rsidR="00032555" w:rsidRPr="00E96015" w:rsidRDefault="00B35FA1">
      <w:pPr>
        <w:spacing w:line="480" w:lineRule="auto"/>
        <w:ind w:firstLine="720"/>
      </w:pPr>
      <w:r w:rsidRPr="00E96015">
        <w:t xml:space="preserve">To determine the proportion of ancestry from each species in individuals from the hybrid zone, we used the program ADMIXTURE v 1.2.3 (Alexander et al., 2009). We ran ADMIXTURE on the two </w:t>
      </w:r>
      <w:r w:rsidRPr="00E96015">
        <w:t>GBS datasets separately as they both contain different loci and different individuals. After the analyses, we combined the results to view the complete dataset together. We ran each ADMIXTURE analysis for K = 1-4, using a quasi-Newton algorithm for acceler</w:t>
      </w:r>
      <w:r w:rsidRPr="00E96015">
        <w:t xml:space="preserve">ated convergence (Zhou et al., 2011) and a 5-fold cross-validation. We used the default block relaxation algorithm to perform point estimation stopping the analyses when the change in the log-likelihood of point estimations between iterations increased by </w:t>
      </w:r>
      <w:r w:rsidRPr="00E96015">
        <w:t xml:space="preserve">&lt;0.0001. We determined the number of clusters that best fit the data by the K value with the lowest cross-validation error. We used the resulting ancestry coefficient values to define individuals as either </w:t>
      </w:r>
      <w:r w:rsidRPr="00E96015">
        <w:rPr>
          <w:i/>
        </w:rPr>
        <w:t>S. nuchalis</w:t>
      </w:r>
      <w:r w:rsidRPr="00E96015">
        <w:rPr>
          <w:rFonts w:eastAsia="Gungsuh"/>
        </w:rPr>
        <w:t xml:space="preserve"> (Q ≤ 0.1), </w:t>
      </w:r>
      <w:r w:rsidRPr="00E96015">
        <w:rPr>
          <w:i/>
        </w:rPr>
        <w:t>S. varius</w:t>
      </w:r>
      <w:r w:rsidRPr="00E96015">
        <w:t xml:space="preserve"> (Q </w:t>
      </w:r>
      <w:r w:rsidRPr="00E96015">
        <w:rPr>
          <w:rFonts w:eastAsia="Gungsuh"/>
        </w:rPr>
        <w:t>≥</w:t>
      </w:r>
      <w:r w:rsidRPr="00E96015">
        <w:t xml:space="preserve"> 0.9), or adm</w:t>
      </w:r>
      <w:r w:rsidRPr="00E96015">
        <w:t xml:space="preserve">ixed (0.1 &lt; Q &lt; 0.9) in accordance with </w:t>
      </w:r>
      <w:proofErr w:type="spellStart"/>
      <w:r w:rsidRPr="00E96015">
        <w:t>Billerman</w:t>
      </w:r>
      <w:proofErr w:type="spellEnd"/>
      <w:r w:rsidRPr="00E96015">
        <w:t xml:space="preserve"> et al. (2019). </w:t>
      </w:r>
    </w:p>
    <w:p w14:paraId="6BE9A52D" w14:textId="77777777" w:rsidR="00032555" w:rsidRPr="00E96015" w:rsidRDefault="00032555">
      <w:pPr>
        <w:spacing w:line="480" w:lineRule="auto"/>
        <w:ind w:firstLine="720"/>
      </w:pPr>
    </w:p>
    <w:p w14:paraId="7D7296AC" w14:textId="77777777" w:rsidR="00032555" w:rsidRPr="00E96015" w:rsidRDefault="00B35FA1">
      <w:pPr>
        <w:spacing w:line="480" w:lineRule="auto"/>
      </w:pPr>
      <w:r w:rsidRPr="00E96015">
        <w:t>Genomic structure of the hybrid zone</w:t>
      </w:r>
    </w:p>
    <w:p w14:paraId="300B30E8" w14:textId="77777777" w:rsidR="00032555" w:rsidRPr="00E96015" w:rsidRDefault="00B35FA1">
      <w:pPr>
        <w:spacing w:line="480" w:lineRule="auto"/>
        <w:ind w:firstLine="720"/>
      </w:pPr>
      <w:r w:rsidRPr="00E96015">
        <w:t>To determine the proportion of F1 and advanced generation hybrids within AB, we compared the hybrid index (HINDEX) score – determined by calculating the</w:t>
      </w:r>
      <w:r w:rsidRPr="00E96015">
        <w:t xml:space="preserve"> allele frequencies of the individual and comparing that to the allele frequencies of </w:t>
      </w:r>
      <w:r w:rsidRPr="00E96015">
        <w:rPr>
          <w:i/>
        </w:rPr>
        <w:t>a priori</w:t>
      </w:r>
      <w:r w:rsidRPr="00E96015">
        <w:t xml:space="preserve"> defined parent populations –  to the interspecific heterozygosity score for each individual within AB using the R package INTROGRESS v 1.22 (</w:t>
      </w:r>
      <w:proofErr w:type="spellStart"/>
      <w:r w:rsidRPr="00E96015">
        <w:t>Gompert</w:t>
      </w:r>
      <w:proofErr w:type="spellEnd"/>
      <w:r w:rsidRPr="00E96015">
        <w:t xml:space="preserve"> &amp; Buerkle, 2</w:t>
      </w:r>
      <w:r w:rsidRPr="00E96015">
        <w:t xml:space="preserve">010; </w:t>
      </w:r>
      <w:proofErr w:type="spellStart"/>
      <w:r w:rsidRPr="00E96015">
        <w:t>Gompert</w:t>
      </w:r>
      <w:proofErr w:type="spellEnd"/>
      <w:r w:rsidRPr="00E96015">
        <w:t xml:space="preserve"> &amp; Buerkle, 2009; R Development Core Team, 2013). We defined parental individuals within AB by a hybrid index of either zero (</w:t>
      </w:r>
      <w:r w:rsidRPr="00E96015">
        <w:rPr>
          <w:i/>
        </w:rPr>
        <w:t>S. nuchalis</w:t>
      </w:r>
      <w:r w:rsidRPr="00E96015">
        <w:t>) or one (</w:t>
      </w:r>
      <w:r w:rsidRPr="00E96015">
        <w:rPr>
          <w:i/>
        </w:rPr>
        <w:t>S. varius</w:t>
      </w:r>
      <w:r w:rsidRPr="00E96015">
        <w:t xml:space="preserve">), with interspecific </w:t>
      </w:r>
      <w:proofErr w:type="spellStart"/>
      <w:r w:rsidRPr="00E96015">
        <w:t>heterozygosities</w:t>
      </w:r>
      <w:proofErr w:type="spellEnd"/>
      <w:r w:rsidRPr="00E96015">
        <w:t xml:space="preserve"> close to zero. </w:t>
      </w:r>
    </w:p>
    <w:p w14:paraId="386007D4" w14:textId="4ABCB7AA" w:rsidR="00032555" w:rsidRPr="00E96015" w:rsidRDefault="00B35FA1">
      <w:pPr>
        <w:spacing w:line="480" w:lineRule="auto"/>
        <w:ind w:firstLine="720"/>
      </w:pPr>
      <w:r w:rsidRPr="00E96015">
        <w:t>We plotted the interspecific hete</w:t>
      </w:r>
      <w:r w:rsidRPr="00E96015">
        <w:t xml:space="preserve">rozygosity against the hybrid index for each individual to distinguish pure individuals from F1 hybrids or advanced generation backcrosses. We used </w:t>
      </w:r>
      <w:r w:rsidRPr="00E96015">
        <w:rPr>
          <w:i/>
        </w:rPr>
        <w:t>S. varius</w:t>
      </w:r>
      <w:r w:rsidRPr="00E96015">
        <w:t xml:space="preserve"> and </w:t>
      </w:r>
      <w:r w:rsidRPr="00E96015">
        <w:rPr>
          <w:i/>
        </w:rPr>
        <w:t>S. nuchalis</w:t>
      </w:r>
      <w:r w:rsidRPr="00E96015">
        <w:t xml:space="preserve"> individuals from allopatric populations with high assignment of ancestry to their</w:t>
      </w:r>
      <w:r w:rsidRPr="00E96015">
        <w:t xml:space="preserve"> respective species in ADMIXTURE as </w:t>
      </w:r>
      <w:r w:rsidRPr="00E96015">
        <w:rPr>
          <w:i/>
        </w:rPr>
        <w:t>a priori</w:t>
      </w:r>
      <w:r w:rsidRPr="00E96015">
        <w:t xml:space="preserve"> parental populations in the INTROGRESS analysis. To determine the genetic composition of individuals within the hybrid zone, we used all individuals located within AB (n = 60), regardless of their phenotypic ide</w:t>
      </w:r>
      <w:r w:rsidRPr="00E96015">
        <w:t xml:space="preserve">ntification. We also used the </w:t>
      </w:r>
      <w:proofErr w:type="spellStart"/>
      <w:r w:rsidRPr="00E96015">
        <w:t>prepare.data</w:t>
      </w:r>
      <w:proofErr w:type="spellEnd"/>
      <w:r w:rsidRPr="00E96015">
        <w:t xml:space="preserve"> function of INTROGRESS to calculate the allele frequency differential (δ) for each locus to identify loci with fixed differences – or loci with a low proportion of similar alleles – between the two species. We com</w:t>
      </w:r>
      <w:r w:rsidRPr="00E96015">
        <w:t>pared the results from INTROGRESS using only loci with δ = 1 to those using all loci.</w:t>
      </w:r>
    </w:p>
    <w:p w14:paraId="571917CC" w14:textId="77777777" w:rsidR="00032555" w:rsidRPr="00E96015" w:rsidRDefault="00032555">
      <w:pPr>
        <w:spacing w:line="480" w:lineRule="auto"/>
      </w:pPr>
    </w:p>
    <w:p w14:paraId="78B2C765" w14:textId="77777777" w:rsidR="00032555" w:rsidRPr="00E96015" w:rsidRDefault="00B35FA1">
      <w:pPr>
        <w:spacing w:line="480" w:lineRule="auto"/>
        <w:rPr>
          <w:i/>
        </w:rPr>
      </w:pPr>
      <w:r w:rsidRPr="00E96015">
        <w:rPr>
          <w:i/>
        </w:rPr>
        <w:t>Traditional genetic marker methods</w:t>
      </w:r>
    </w:p>
    <w:p w14:paraId="7D98692B" w14:textId="77777777" w:rsidR="00032555" w:rsidRPr="00E96015" w:rsidRDefault="00B35FA1">
      <w:pPr>
        <w:spacing w:line="480" w:lineRule="auto"/>
      </w:pPr>
      <w:r w:rsidRPr="00E96015">
        <w:t>DNA extraction, amplification, and sequencing</w:t>
      </w:r>
    </w:p>
    <w:p w14:paraId="5B07A402" w14:textId="77777777" w:rsidR="00032555" w:rsidRPr="00E96015" w:rsidRDefault="00B35FA1">
      <w:pPr>
        <w:spacing w:line="480" w:lineRule="auto"/>
      </w:pPr>
      <w:r w:rsidRPr="00E96015">
        <w:lastRenderedPageBreak/>
        <w:tab/>
      </w:r>
      <w:r w:rsidRPr="00E96015">
        <w:t xml:space="preserve">We selected a total of 207 samples from populations outside, near, and within the hybrid zone from each species, in addition to 43 individuals designated as phenotypic hybrids. We sampled fifteen </w:t>
      </w:r>
      <w:r w:rsidRPr="00E96015">
        <w:rPr>
          <w:i/>
        </w:rPr>
        <w:t xml:space="preserve">S. nuchalis </w:t>
      </w:r>
      <w:r w:rsidRPr="00E96015">
        <w:t xml:space="preserve">individuals from New Mexico (NM), along with 10 </w:t>
      </w:r>
      <w:r w:rsidRPr="00E96015">
        <w:t xml:space="preserve">from Idaho (ID), and 41 from Alberta (AB). We sampled 57 </w:t>
      </w:r>
      <w:r w:rsidRPr="00E96015">
        <w:rPr>
          <w:i/>
        </w:rPr>
        <w:t xml:space="preserve">S. varius </w:t>
      </w:r>
      <w:r w:rsidRPr="00E96015">
        <w:t xml:space="preserve">individuals from AB, 14 from Saskatchewan (SK), 15 from Illinois (IL), and 13 from Nova Scotia/New Brunswick (NSNB). We extracted total genomic DNA from blood samples using a modified </w:t>
      </w:r>
      <w:proofErr w:type="spellStart"/>
      <w:r w:rsidRPr="00E96015">
        <w:t>Chele</w:t>
      </w:r>
      <w:r w:rsidRPr="00E96015">
        <w:t>x</w:t>
      </w:r>
      <w:proofErr w:type="spellEnd"/>
      <w:r w:rsidRPr="00E96015">
        <w:t xml:space="preserve"> extraction (Walsh et al., 1991</w:t>
      </w:r>
      <w:r w:rsidRPr="00E96015">
        <w:t xml:space="preserve">, </w:t>
      </w:r>
      <w:r w:rsidRPr="00E96015">
        <w:t xml:space="preserve">Burg and </w:t>
      </w:r>
      <w:proofErr w:type="spellStart"/>
      <w:r w:rsidRPr="00E96015">
        <w:t>Croxall</w:t>
      </w:r>
      <w:proofErr w:type="spellEnd"/>
      <w:r w:rsidRPr="00E96015">
        <w:t xml:space="preserve"> 2001</w:t>
      </w:r>
      <w:r w:rsidRPr="00E96015">
        <w:t>). Following</w:t>
      </w:r>
      <w:r w:rsidRPr="00E96015">
        <w:t xml:space="preserve"> extraction, we stored all samples at -20˚C. </w:t>
      </w:r>
    </w:p>
    <w:p w14:paraId="4F2BD7A3" w14:textId="77777777" w:rsidR="00032555" w:rsidRPr="00E96015" w:rsidRDefault="00B35FA1">
      <w:pPr>
        <w:spacing w:line="480" w:lineRule="auto"/>
      </w:pPr>
      <w:r w:rsidRPr="00E96015">
        <w:tab/>
        <w:t xml:space="preserve">We amplified a 370 bp segment of the </w:t>
      </w:r>
      <w:r w:rsidRPr="00E96015">
        <w:rPr>
          <w:color w:val="000000"/>
        </w:rPr>
        <w:t>α-enolase (Enol)</w:t>
      </w:r>
      <w:r w:rsidRPr="00E96015">
        <w:t xml:space="preserve"> nuclear gene in 17 individuals total from </w:t>
      </w:r>
      <w:r w:rsidRPr="00E96015">
        <w:rPr>
          <w:i/>
        </w:rPr>
        <w:t xml:space="preserve">S. nuchalis </w:t>
      </w:r>
      <w:r w:rsidRPr="00E96015">
        <w:t>and</w:t>
      </w:r>
      <w:r w:rsidRPr="00E96015">
        <w:rPr>
          <w:i/>
        </w:rPr>
        <w:t xml:space="preserve"> S. varius</w:t>
      </w:r>
      <w:r w:rsidRPr="00E96015">
        <w:t xml:space="preserve"> using the Enol8L731 </w:t>
      </w:r>
      <w:r w:rsidRPr="00E96015">
        <w:t>and Enol9H912 primers (Table 1). The thermal cycling profile was one cycle of 120 s at 94 ˚C, 45 s at 54 ˚C, 60 s at 72 ˚C; 37 cycles of 30 s at 94 ˚C, 45 s at 54 ˚C, 60 s at 72 ˚C; one cycle of 300 s at 72 ˚C and 20 s at 4 ˚C. The 25 µL PCR reaction conta</w:t>
      </w:r>
      <w:r w:rsidRPr="00E96015">
        <w:t xml:space="preserve">ined 5x Green </w:t>
      </w:r>
      <w:proofErr w:type="spellStart"/>
      <w:r w:rsidRPr="00E96015">
        <w:t>GoTaq</w:t>
      </w:r>
      <w:proofErr w:type="spellEnd"/>
      <w:r w:rsidRPr="00E96015">
        <w:t>® Flexi buffer (Promega), 0.2 mM dNTP, 1 mM MgCl</w:t>
      </w:r>
      <w:r w:rsidRPr="00E96015">
        <w:rPr>
          <w:vertAlign w:val="subscript"/>
        </w:rPr>
        <w:t>2</w:t>
      </w:r>
      <w:r w:rsidRPr="00E96015">
        <w:t xml:space="preserve">, 0.4 µM primers Enol8L731 and Enol9H912, 0.5 U </w:t>
      </w:r>
      <w:proofErr w:type="spellStart"/>
      <w:r w:rsidRPr="00E96015">
        <w:t>GoTaq</w:t>
      </w:r>
      <w:proofErr w:type="spellEnd"/>
      <w:r w:rsidRPr="00E96015">
        <w:t>® Flexi polymerase, and genomic DNA.</w:t>
      </w:r>
    </w:p>
    <w:p w14:paraId="5FFC6C2B" w14:textId="77777777" w:rsidR="00032555" w:rsidRPr="00E96015" w:rsidRDefault="00B35FA1">
      <w:pPr>
        <w:spacing w:line="480" w:lineRule="auto"/>
      </w:pPr>
      <w:r w:rsidRPr="00E96015">
        <w:tab/>
        <w:t>We amplified and sequenced a 450 bp region of the glyceraldehyde gene (GAPD) in a total of 11 ind</w:t>
      </w:r>
      <w:r w:rsidRPr="00E96015">
        <w:t>ividuals of both species using primers GAPD11L890 and GAPD12H950 (Table 1). The thermal cycling profile was similar to that used to amplify Enol, but with a 60 ˚C annealing temperature, and 0.8 mM MgCl</w:t>
      </w:r>
      <w:r w:rsidRPr="00E96015">
        <w:rPr>
          <w:vertAlign w:val="subscript"/>
        </w:rPr>
        <w:t>2</w:t>
      </w:r>
      <w:r w:rsidRPr="00E96015">
        <w:t>.</w:t>
      </w:r>
    </w:p>
    <w:p w14:paraId="71CE934C" w14:textId="77777777" w:rsidR="00032555" w:rsidRPr="00E96015" w:rsidRDefault="00B35FA1">
      <w:pPr>
        <w:spacing w:line="480" w:lineRule="auto"/>
      </w:pPr>
      <w:r w:rsidRPr="00E96015">
        <w:tab/>
        <w:t>We sequenced 760 bp of an anonymous region in 21 in</w:t>
      </w:r>
      <w:r w:rsidRPr="00E96015">
        <w:t>dividuals from both species using primers TP1F4 and TP1R5 (Table 1). The thermal cycling profile was similar to the profile used in Enol, but with a 48 ˚C annealing temperature, a 105 s extension time, 0.8 mM dNTP, and 2.5 mM MgCl</w:t>
      </w:r>
      <w:r w:rsidRPr="00E96015">
        <w:rPr>
          <w:vertAlign w:val="subscript"/>
        </w:rPr>
        <w:t>2</w:t>
      </w:r>
      <w:r w:rsidRPr="00E96015">
        <w:t>.</w:t>
      </w:r>
    </w:p>
    <w:p w14:paraId="1CF5B71C" w14:textId="77777777" w:rsidR="00032555" w:rsidRPr="00E96015" w:rsidRDefault="00B35FA1">
      <w:pPr>
        <w:spacing w:line="480" w:lineRule="auto"/>
        <w:ind w:firstLine="720"/>
      </w:pPr>
      <w:r w:rsidRPr="00E96015">
        <w:lastRenderedPageBreak/>
        <w:t>We sent successfully am</w:t>
      </w:r>
      <w:r w:rsidRPr="00E96015">
        <w:t xml:space="preserve">plified samples to </w:t>
      </w:r>
      <w:proofErr w:type="spellStart"/>
      <w:r w:rsidRPr="00E96015">
        <w:t>NanuQ</w:t>
      </w:r>
      <w:proofErr w:type="spellEnd"/>
      <w:r w:rsidRPr="00E96015">
        <w:t xml:space="preserve"> sequencing service at McGill University, Montreal, Quebec for sequencing. We aligned sequences using MEGA v. 6 (Tamura et al. 2011).</w:t>
      </w:r>
    </w:p>
    <w:p w14:paraId="197E6140" w14:textId="77777777" w:rsidR="00032555" w:rsidRPr="00E96015" w:rsidRDefault="00032555">
      <w:pPr>
        <w:spacing w:line="480" w:lineRule="auto"/>
        <w:rPr>
          <w:i/>
        </w:rPr>
      </w:pPr>
    </w:p>
    <w:p w14:paraId="206590F2" w14:textId="77777777" w:rsidR="00032555" w:rsidRPr="00E96015" w:rsidRDefault="00B35FA1">
      <w:pPr>
        <w:spacing w:line="480" w:lineRule="auto"/>
      </w:pPr>
      <w:r w:rsidRPr="00E96015">
        <w:t>SNP screening</w:t>
      </w:r>
    </w:p>
    <w:p w14:paraId="73764C55" w14:textId="77777777" w:rsidR="00032555" w:rsidRPr="00E96015" w:rsidRDefault="00B35FA1">
      <w:pPr>
        <w:spacing w:line="480" w:lineRule="auto"/>
      </w:pPr>
      <w:r w:rsidRPr="00E96015">
        <w:tab/>
      </w:r>
      <w:r w:rsidRPr="00E96015">
        <w:t>We used the aligned Enol, GAPD, and anonymous nuclear marker sequences to identify SNPs. We detected a C/T SNP 213 bp from the 3’ end of the Enol8L731 primer. The GAPD sequences contained a 4 bp insertion/deletion that was associated with a CNC/ANG SNP 118</w:t>
      </w:r>
      <w:r w:rsidRPr="00E96015">
        <w:t xml:space="preserve"> bp from the 3’ end of the GAPD11L890 primer. Sequences from the anonymous nuclear marker revealed a C/T SNP 84 bp from the 3’ end of the TP1F4 primer. We designed new primers for Enol and the anonymous nuclear marker to create cut sites associated with th</w:t>
      </w:r>
      <w:r w:rsidRPr="00E96015">
        <w:t xml:space="preserve">e SNPs to allow screening with restriction enzymes. We added M13 tags to the 5’ end either to allow screening on an acrylamide gel (Enol) or to increase size differences of digested products on an agarose gel (GAPD, anonymous nuclear marker). </w:t>
      </w:r>
    </w:p>
    <w:p w14:paraId="1C5B5078" w14:textId="77777777" w:rsidR="00032555" w:rsidRPr="00E96015" w:rsidRDefault="00B35FA1">
      <w:pPr>
        <w:spacing w:line="480" w:lineRule="auto"/>
        <w:ind w:firstLine="720"/>
      </w:pPr>
      <w:r w:rsidRPr="00E96015">
        <w:t>We used a st</w:t>
      </w:r>
      <w:r w:rsidRPr="00E96015">
        <w:t xml:space="preserve">andard PCR protocol with a 10 µL reaction containing 0.1 mM dNTP, 0.4 µM primers, 0.25 U </w:t>
      </w:r>
      <w:proofErr w:type="spellStart"/>
      <w:r w:rsidRPr="00E96015">
        <w:t>GoTaq</w:t>
      </w:r>
      <w:proofErr w:type="spellEnd"/>
      <w:r w:rsidRPr="00E96015">
        <w:t>® Flexi polymerase, genomic DNA, and varying amounts of MgCl</w:t>
      </w:r>
      <w:r w:rsidRPr="00E96015">
        <w:rPr>
          <w:vertAlign w:val="subscript"/>
        </w:rPr>
        <w:t>2</w:t>
      </w:r>
      <w:r w:rsidRPr="00E96015">
        <w:t xml:space="preserve">, 5x </w:t>
      </w:r>
      <w:proofErr w:type="spellStart"/>
      <w:r w:rsidRPr="00E96015">
        <w:t>GoTaq</w:t>
      </w:r>
      <w:proofErr w:type="spellEnd"/>
      <w:r w:rsidRPr="00E96015">
        <w:t>® Flexi buffer (Promega), and the addition or omission of 0.04 µM fluorescent M13 tag (Tabl</w:t>
      </w:r>
      <w:r w:rsidRPr="00E96015">
        <w:t xml:space="preserve">e 2). Thermal cycling protocols were the same as GAPD, with different annealing temperatures (Table 2). We digested PCR products with restriction enzymes (Table 2) and a 1x buffer for a minimum of 3 hours at 37 ˚C. </w:t>
      </w:r>
    </w:p>
    <w:p w14:paraId="762ABB2C" w14:textId="77777777" w:rsidR="00032555" w:rsidRPr="00E96015" w:rsidRDefault="00B35FA1">
      <w:pPr>
        <w:spacing w:line="480" w:lineRule="auto"/>
        <w:ind w:firstLine="720"/>
      </w:pPr>
      <w:r w:rsidRPr="00E96015">
        <w:t>We ran digested Enol products on a 6% ac</w:t>
      </w:r>
      <w:r w:rsidRPr="00E96015">
        <w:t xml:space="preserve">rylamide gel on the LI-COR 4300 DNA Analyzer and scored individuals as homozygous for T (187 bp) or C (41 bp and 146 bp), or heterozygous (41 bp, 146 bp, and 187 bp) for 187 individuals. We ran the GAPD and the </w:t>
      </w:r>
      <w:r w:rsidRPr="00E96015">
        <w:lastRenderedPageBreak/>
        <w:t xml:space="preserve">anonymous nuclear marker restriction digests </w:t>
      </w:r>
      <w:r w:rsidRPr="00E96015">
        <w:t>on a 3% agarose gel. We scored 174 individuals for the GAPD locus as CTC/deletion (469 bp), ATG/insertion (149 bp and 320 bp), or heterozygous (149 bp, 320 bp, and 469 bp). We scored the products at the anonymous nuclear marker as homozygous C (41 bp and 1</w:t>
      </w:r>
      <w:r w:rsidRPr="00E96015">
        <w:t xml:space="preserve">03 bp) or T (144 bp), or heterozygous (41 bp, 103 bp, and 144 bp) for 206 individuals. </w:t>
      </w:r>
    </w:p>
    <w:p w14:paraId="605B6DEF" w14:textId="77777777" w:rsidR="00032555" w:rsidRPr="00E96015" w:rsidRDefault="00B35FA1">
      <w:pPr>
        <w:spacing w:line="480" w:lineRule="auto"/>
      </w:pPr>
      <w:r w:rsidRPr="00E96015">
        <w:tab/>
        <w:t xml:space="preserve">To determine statistical significance of SNP variation between </w:t>
      </w:r>
      <w:r w:rsidRPr="00E96015">
        <w:rPr>
          <w:i/>
        </w:rPr>
        <w:t>S. nuchalis</w:t>
      </w:r>
      <w:r w:rsidRPr="00E96015">
        <w:t xml:space="preserve"> and </w:t>
      </w:r>
      <w:r w:rsidRPr="00E96015">
        <w:rPr>
          <w:i/>
        </w:rPr>
        <w:t>S. varius</w:t>
      </w:r>
      <w:r w:rsidRPr="00E96015">
        <w:t>, between each species and hybrids, and between zones of allopatry and sympatry</w:t>
      </w:r>
      <w:r w:rsidRPr="00E96015">
        <w:t xml:space="preserve"> within each species, we used Fisher’s exact tests. </w:t>
      </w:r>
    </w:p>
    <w:p w14:paraId="2E9559D8" w14:textId="77777777" w:rsidR="00032555" w:rsidRPr="00E96015" w:rsidRDefault="00B35FA1">
      <w:pPr>
        <w:spacing w:line="480" w:lineRule="auto"/>
      </w:pPr>
      <w:r w:rsidRPr="00E96015">
        <w:tab/>
        <w:t>We ran genotype data at all three loci through STRUCTURE v. 2.3.4 (Pritchard et al. 2000) for ancestry assignment. We used a burn in of 10,000, MCMC length of 150,000, the loc priors setting and ran ten</w:t>
      </w:r>
      <w:r w:rsidRPr="00E96015">
        <w:t xml:space="preserve"> iterations for each K = 2-4. We used the lowest log-likelihood values to select optimal K for the data, and averaged Q values. We used the resulting ancestry coefficient values to define individuals as either </w:t>
      </w:r>
      <w:r w:rsidRPr="00E96015">
        <w:rPr>
          <w:i/>
        </w:rPr>
        <w:t>S. nuchalis</w:t>
      </w:r>
      <w:r w:rsidRPr="00E96015">
        <w:rPr>
          <w:rFonts w:eastAsia="Gungsuh"/>
        </w:rPr>
        <w:t xml:space="preserve"> (Q ≤ 0.1), </w:t>
      </w:r>
      <w:r w:rsidRPr="00E96015">
        <w:rPr>
          <w:i/>
        </w:rPr>
        <w:t>S. varius</w:t>
      </w:r>
      <w:r w:rsidRPr="00E96015">
        <w:rPr>
          <w:rFonts w:eastAsia="Gungsuh"/>
        </w:rPr>
        <w:t xml:space="preserve"> (Q ≥ 0.9), or</w:t>
      </w:r>
      <w:r w:rsidRPr="00E96015">
        <w:rPr>
          <w:rFonts w:eastAsia="Gungsuh"/>
        </w:rPr>
        <w:t xml:space="preserve"> admixed (0.1 &lt; Q &lt; 0.9) in accordance with </w:t>
      </w:r>
      <w:proofErr w:type="spellStart"/>
      <w:r w:rsidRPr="00E96015">
        <w:rPr>
          <w:rFonts w:eastAsia="Gungsuh"/>
        </w:rPr>
        <w:t>Billerman</w:t>
      </w:r>
      <w:proofErr w:type="spellEnd"/>
      <w:r w:rsidRPr="00E96015">
        <w:rPr>
          <w:rFonts w:eastAsia="Gungsuh"/>
        </w:rPr>
        <w:t xml:space="preserve"> et al. (2019).</w:t>
      </w:r>
    </w:p>
    <w:p w14:paraId="32A47C26" w14:textId="77777777" w:rsidR="00032555" w:rsidRPr="00E96015" w:rsidRDefault="00B35FA1">
      <w:pPr>
        <w:spacing w:line="480" w:lineRule="auto"/>
      </w:pPr>
      <w:r w:rsidRPr="00E96015">
        <w:tab/>
      </w:r>
    </w:p>
    <w:p w14:paraId="6B3B9EFC" w14:textId="77777777" w:rsidR="00032555" w:rsidRPr="00E96015" w:rsidRDefault="00B35FA1">
      <w:pPr>
        <w:spacing w:line="480" w:lineRule="auto"/>
        <w:rPr>
          <w:b/>
        </w:rPr>
      </w:pPr>
      <w:r w:rsidRPr="00E96015">
        <w:rPr>
          <w:b/>
        </w:rPr>
        <w:t>Results</w:t>
      </w:r>
    </w:p>
    <w:p w14:paraId="694F19F0" w14:textId="77777777" w:rsidR="00032555" w:rsidRPr="00E96015" w:rsidRDefault="00B35FA1">
      <w:pPr>
        <w:spacing w:line="480" w:lineRule="auto"/>
        <w:rPr>
          <w:i/>
        </w:rPr>
      </w:pPr>
      <w:r w:rsidRPr="00E96015">
        <w:rPr>
          <w:i/>
        </w:rPr>
        <w:t>GBS</w:t>
      </w:r>
    </w:p>
    <w:p w14:paraId="1AA2F7B6" w14:textId="77777777" w:rsidR="00032555" w:rsidRPr="00E96015" w:rsidRDefault="00B35FA1">
      <w:pPr>
        <w:spacing w:line="480" w:lineRule="auto"/>
        <w:ind w:firstLine="720"/>
      </w:pPr>
      <w:r w:rsidRPr="00E96015">
        <w:t xml:space="preserve">After filtering, the Cornell dataset contained 11,311 SNPs shared between </w:t>
      </w:r>
      <w:r w:rsidRPr="00E96015">
        <w:rPr>
          <w:i/>
        </w:rPr>
        <w:t>S. varius</w:t>
      </w:r>
      <w:r w:rsidRPr="00E96015">
        <w:t xml:space="preserve"> and </w:t>
      </w:r>
      <w:r w:rsidRPr="00E96015">
        <w:rPr>
          <w:i/>
        </w:rPr>
        <w:t>S. nuchalis</w:t>
      </w:r>
      <w:r w:rsidRPr="00E96015">
        <w:t xml:space="preserve"> while the </w:t>
      </w:r>
      <w:proofErr w:type="spellStart"/>
      <w:r w:rsidRPr="00E96015">
        <w:t>UTexas</w:t>
      </w:r>
      <w:proofErr w:type="spellEnd"/>
      <w:r w:rsidRPr="00E96015">
        <w:t xml:space="preserve"> dataset contained 1,638 such SNPs. The pairwise F</w:t>
      </w:r>
      <w:r w:rsidRPr="00E96015">
        <w:rPr>
          <w:vertAlign w:val="subscript"/>
        </w:rPr>
        <w:t>ST</w:t>
      </w:r>
      <w:r w:rsidRPr="00E96015">
        <w:t xml:space="preserve"> for </w:t>
      </w:r>
      <w:r w:rsidRPr="00E96015">
        <w:t>the Cornell dataset was 0.26 (</w:t>
      </w:r>
      <w:r w:rsidRPr="00E96015">
        <w:rPr>
          <w:i/>
        </w:rPr>
        <w:t>p</w:t>
      </w:r>
      <w:r w:rsidRPr="00E96015">
        <w:t xml:space="preserve"> &lt; 0.05). ADMIXTURE identified K = 2 as having the lowest cross-validation error, and therefore the optimal number of clusters for both the </w:t>
      </w:r>
      <w:proofErr w:type="spellStart"/>
      <w:r w:rsidRPr="00E96015">
        <w:t>UTexas</w:t>
      </w:r>
      <w:proofErr w:type="spellEnd"/>
      <w:r w:rsidRPr="00E96015">
        <w:t xml:space="preserve"> and Cornell datasets. </w:t>
      </w:r>
    </w:p>
    <w:p w14:paraId="7905CDB1" w14:textId="77777777" w:rsidR="00032555" w:rsidRPr="00E96015" w:rsidRDefault="00B35FA1">
      <w:pPr>
        <w:spacing w:line="480" w:lineRule="auto"/>
        <w:ind w:firstLine="720"/>
      </w:pPr>
      <w:r w:rsidRPr="00E96015">
        <w:lastRenderedPageBreak/>
        <w:t>The ADMIXTURE plot differentiated the individuals outsi</w:t>
      </w:r>
      <w:r w:rsidRPr="00E96015">
        <w:t xml:space="preserve">de of AB into two distinct clusters – one for </w:t>
      </w:r>
      <w:r w:rsidRPr="00E96015">
        <w:rPr>
          <w:i/>
        </w:rPr>
        <w:t>S. varius</w:t>
      </w:r>
      <w:r w:rsidRPr="00E96015">
        <w:t xml:space="preserve"> and one for </w:t>
      </w:r>
      <w:r w:rsidRPr="00E96015">
        <w:rPr>
          <w:i/>
        </w:rPr>
        <w:t>S. nuchalis</w:t>
      </w:r>
      <w:r w:rsidRPr="00E96015">
        <w:t xml:space="preserve"> (Figure 1a). Individuals identified phenotypically as </w:t>
      </w:r>
      <w:r w:rsidRPr="00E96015">
        <w:rPr>
          <w:i/>
        </w:rPr>
        <w:t>S. nuchalis</w:t>
      </w:r>
      <w:r w:rsidRPr="00E96015">
        <w:t xml:space="preserve"> within AB were more admixed than both </w:t>
      </w:r>
      <w:r w:rsidRPr="00E96015">
        <w:rPr>
          <w:i/>
        </w:rPr>
        <w:t>S. nuchalis</w:t>
      </w:r>
      <w:r w:rsidRPr="00E96015">
        <w:t xml:space="preserve"> individuals outside the zone and </w:t>
      </w:r>
      <w:r w:rsidRPr="00E96015">
        <w:rPr>
          <w:i/>
        </w:rPr>
        <w:t>S. varius</w:t>
      </w:r>
      <w:r w:rsidRPr="00E96015">
        <w:t xml:space="preserve"> within AB. </w:t>
      </w:r>
      <w:r w:rsidRPr="00E96015">
        <w:rPr>
          <w:i/>
        </w:rPr>
        <w:t>Sphyra</w:t>
      </w:r>
      <w:r w:rsidRPr="00E96015">
        <w:rPr>
          <w:i/>
        </w:rPr>
        <w:t>picus varius</w:t>
      </w:r>
      <w:r w:rsidRPr="00E96015">
        <w:t xml:space="preserve"> within AB showed little or no admixture, with the exception of two individuals with 48% and 32% </w:t>
      </w:r>
      <w:r w:rsidRPr="00E96015">
        <w:rPr>
          <w:i/>
        </w:rPr>
        <w:t>S. nuchalis</w:t>
      </w:r>
      <w:r w:rsidRPr="00E96015">
        <w:t xml:space="preserve"> ancestry (Figure 1a).</w:t>
      </w:r>
    </w:p>
    <w:p w14:paraId="6EB0F190" w14:textId="77777777" w:rsidR="00032555" w:rsidRPr="00E96015" w:rsidRDefault="00B35FA1">
      <w:pPr>
        <w:spacing w:line="480" w:lineRule="auto"/>
        <w:ind w:firstLine="720"/>
      </w:pPr>
      <w:r w:rsidRPr="00E96015">
        <w:t xml:space="preserve">The hybrid individuals within AB had a mix of ancestry from both species. The amount of admixture varied throughout AB, with individuals located further north having a higher proportion of </w:t>
      </w:r>
      <w:r w:rsidRPr="00E96015">
        <w:rPr>
          <w:i/>
        </w:rPr>
        <w:t>S. varius</w:t>
      </w:r>
      <w:r w:rsidRPr="00E96015">
        <w:t xml:space="preserve"> ancestry and those to the south, a greater proportion of </w:t>
      </w:r>
      <w:r w:rsidRPr="00E96015">
        <w:rPr>
          <w:i/>
        </w:rPr>
        <w:t>S. nuchalis</w:t>
      </w:r>
      <w:r w:rsidRPr="00E96015">
        <w:t xml:space="preserve"> ancestry (Figure</w:t>
      </w:r>
      <w:r w:rsidRPr="00E96015">
        <w:rPr>
          <w:rFonts w:eastAsia="Gungsuh"/>
        </w:rPr>
        <w:t xml:space="preserve"> 2). Individuals with ancestry coefficient (Q) values ≥ 0.1 begin occurring at about 49.8˚ N and admixture is evident until about 52.3˚ N where no more individuals with Q ≤ 0.9 are found. This corresponds to a hybrid zone approx</w:t>
      </w:r>
      <w:r w:rsidRPr="00E96015">
        <w:rPr>
          <w:rFonts w:eastAsia="Gungsuh"/>
        </w:rPr>
        <w:t xml:space="preserve">imately 275 km long. </w:t>
      </w:r>
      <w:r w:rsidRPr="00E96015">
        <w:t xml:space="preserve">Within AB, 22% of birds were classified as genomic </w:t>
      </w:r>
      <w:r w:rsidRPr="00E96015">
        <w:rPr>
          <w:i/>
        </w:rPr>
        <w:t>S. nuchalis</w:t>
      </w:r>
      <w:r w:rsidRPr="00E96015">
        <w:rPr>
          <w:rFonts w:eastAsia="Gungsuh"/>
        </w:rPr>
        <w:t xml:space="preserve"> (Q ≤ 0.1), 30% as genomic </w:t>
      </w:r>
      <w:r w:rsidRPr="00E96015">
        <w:rPr>
          <w:i/>
        </w:rPr>
        <w:t>S. varius</w:t>
      </w:r>
      <w:r w:rsidRPr="00E96015">
        <w:rPr>
          <w:rFonts w:eastAsia="Gungsuh"/>
        </w:rPr>
        <w:t xml:space="preserve"> (Q ≥ 0.9), and 48% as genomic admixed (0.1 &lt; Q &lt; 0.9).</w:t>
      </w:r>
    </w:p>
    <w:p w14:paraId="153021AB" w14:textId="77777777" w:rsidR="00032555" w:rsidRPr="00E96015" w:rsidRDefault="00B35FA1">
      <w:pPr>
        <w:spacing w:line="480" w:lineRule="auto"/>
        <w:ind w:firstLine="720"/>
      </w:pPr>
      <w:r w:rsidRPr="00E96015">
        <w:t xml:space="preserve">Individuals within AB exhibited low overall interspecific heterozygosity (0.03 – </w:t>
      </w:r>
      <w:r w:rsidRPr="00E96015">
        <w:t xml:space="preserve">0.31; Figure 3). None of the AB individuals phenotypically identified as </w:t>
      </w:r>
      <w:r w:rsidRPr="00E96015">
        <w:rPr>
          <w:i/>
        </w:rPr>
        <w:t>S. varius</w:t>
      </w:r>
      <w:r w:rsidRPr="00E96015">
        <w:t xml:space="preserve"> (n = 12) or </w:t>
      </w:r>
      <w:r w:rsidRPr="00E96015">
        <w:rPr>
          <w:i/>
        </w:rPr>
        <w:t>S. nuchalis</w:t>
      </w:r>
      <w:r w:rsidRPr="00E96015">
        <w:t xml:space="preserve"> (n = 22) had interspecific heterozygosity of zero, or had hybrid indices of pure </w:t>
      </w:r>
      <w:r w:rsidRPr="00E96015">
        <w:rPr>
          <w:i/>
        </w:rPr>
        <w:t>S. varius</w:t>
      </w:r>
      <w:r w:rsidRPr="00E96015">
        <w:t xml:space="preserve"> (HINDEX = 1.0) or </w:t>
      </w:r>
      <w:r w:rsidRPr="00E96015">
        <w:rPr>
          <w:i/>
        </w:rPr>
        <w:t>S. nuchalis</w:t>
      </w:r>
      <w:r w:rsidRPr="00E96015">
        <w:t xml:space="preserve"> (HINDEX = 0.0), indicating t</w:t>
      </w:r>
      <w:r w:rsidRPr="00E96015">
        <w:t xml:space="preserve">hat some alleles of these individuals were shared between species (Figure 3). While we observed a cline, the ancestry of hybrids within AB was not skewed towards one species or the other, but instead varied across the hybrid index between the two species, </w:t>
      </w:r>
      <w:r w:rsidRPr="00E96015">
        <w:t xml:space="preserve">similar to the results with ADMIXTURE (Figures 1, 2 and 4). We found no F1 generation hybrids (HINDEX = 0.5, interspecific heterozygosity = 1.0) or early generation hybrids using all loci (Figure 3a), but we detected several using diagnostic loci </w:t>
      </w:r>
      <w:r w:rsidRPr="00E96015">
        <w:lastRenderedPageBreak/>
        <w:t>(Figure 3</w:t>
      </w:r>
      <w:r w:rsidRPr="00E96015">
        <w:t>b). The prevalence of samples with low interspecific heterozygosity is indicative of many advanced generation hybrids within the hybrid zone.</w:t>
      </w:r>
    </w:p>
    <w:p w14:paraId="72885670" w14:textId="77777777" w:rsidR="00032555" w:rsidRPr="00E96015" w:rsidRDefault="00B35FA1">
      <w:pPr>
        <w:spacing w:line="480" w:lineRule="auto"/>
        <w:ind w:firstLine="720"/>
      </w:pPr>
      <w:r w:rsidRPr="00E96015">
        <w:t>To determine if the low interspecific heterozygosity of hybrid individuals and the higher than expected interspeci</w:t>
      </w:r>
      <w:r w:rsidRPr="00E96015">
        <w:t>fic heterozygosity of pure individuals is the result of widespread recombination or incomplete lineage sorting of ancestral traits, we identified a subset of 68 species-specific loci with an allele frequency differential (δ) of one (hereafter referred to a</w:t>
      </w:r>
      <w:r w:rsidRPr="00E96015">
        <w:t xml:space="preserve">s diagnostic loci). Although the interspecific heterozygosity of individuals differed between the diagnostic loci and all loci, the overall pattern was similar (Figure 3). The diagnostic loci identified three </w:t>
      </w:r>
      <w:r w:rsidRPr="00E96015">
        <w:rPr>
          <w:i/>
        </w:rPr>
        <w:t>S. varius</w:t>
      </w:r>
      <w:r w:rsidRPr="00E96015">
        <w:t xml:space="preserve"> from AB as pure (HINDEX = 1.0, inters</w:t>
      </w:r>
      <w:r w:rsidRPr="00E96015">
        <w:t xml:space="preserve">pecific heterozygosity = 0); also, four </w:t>
      </w:r>
      <w:r w:rsidRPr="00E96015">
        <w:rPr>
          <w:i/>
        </w:rPr>
        <w:t>S. nuchalis</w:t>
      </w:r>
      <w:r w:rsidRPr="00E96015">
        <w:t xml:space="preserve"> and two phenotypic hybrids were identified as pure </w:t>
      </w:r>
      <w:r w:rsidRPr="00E96015">
        <w:rPr>
          <w:i/>
        </w:rPr>
        <w:t xml:space="preserve">S. nuchalis </w:t>
      </w:r>
      <w:r w:rsidRPr="00E96015">
        <w:t>(HINDEX = 0, interspecific heterozygosity = 0) (Figure 3b). No individuals we phenotypically identified as belonging to one species was categ</w:t>
      </w:r>
      <w:r w:rsidRPr="00E96015">
        <w:t xml:space="preserve">orized as belonging to the other species using genomic data, but with diagnostic loci many phenotypic hybrids had genotypes similar to pure </w:t>
      </w:r>
      <w:r w:rsidRPr="00E96015">
        <w:rPr>
          <w:i/>
        </w:rPr>
        <w:t xml:space="preserve">S. nuchalis </w:t>
      </w:r>
      <w:r w:rsidRPr="00E96015">
        <w:t xml:space="preserve">or </w:t>
      </w:r>
      <w:r w:rsidRPr="00E96015">
        <w:rPr>
          <w:i/>
        </w:rPr>
        <w:t>S. varius</w:t>
      </w:r>
      <w:r w:rsidRPr="00E96015">
        <w:rPr>
          <w:i/>
        </w:rPr>
        <w:t xml:space="preserve"> (8 hybrids ∂ = 1 HINDEX ≤ 0.1, 6 hybrids ≥ 0.9)</w:t>
      </w:r>
      <w:r w:rsidRPr="00E96015">
        <w:t xml:space="preserve">, </w:t>
      </w:r>
      <w:r w:rsidRPr="00E96015">
        <w:t>while 12 phenotypically pure individuals w</w:t>
      </w:r>
      <w:r w:rsidRPr="00E96015">
        <w:t xml:space="preserve">ere genotypically backcrossed (∂ =1 HINDEX ≥ 0.1, ≤ 0.9, interspecific heterozygosity ≤ 0.85) </w:t>
      </w:r>
      <w:r w:rsidRPr="00E96015">
        <w:t>and one was a clear genomic F1 (</w:t>
      </w:r>
      <w:r w:rsidRPr="00E96015">
        <w:t xml:space="preserve">∂ = 1 </w:t>
      </w:r>
      <w:r w:rsidRPr="00E96015">
        <w:rPr>
          <w:rFonts w:eastAsia="Gungsuh"/>
        </w:rPr>
        <w:t>HINDEX ≥ 0.1</w:t>
      </w:r>
      <w:ins w:id="0" w:author="Libby Natola" w:date="2020-10-27T18:32:00Z">
        <w:r w:rsidRPr="00E96015">
          <w:t>,</w:t>
        </w:r>
      </w:ins>
      <w:r w:rsidRPr="00E96015">
        <w:rPr>
          <w:rFonts w:eastAsia="Gungsuh"/>
        </w:rPr>
        <w:t xml:space="preserve"> ≤ 0.9, interspecific heterozygosity ≥ 0.85)</w:t>
      </w:r>
      <w:r w:rsidRPr="00E96015">
        <w:t xml:space="preserve">(Figure 3b). </w:t>
      </w:r>
    </w:p>
    <w:p w14:paraId="7369052A" w14:textId="77777777" w:rsidR="00032555" w:rsidRPr="00E96015" w:rsidRDefault="00032555">
      <w:pPr>
        <w:spacing w:line="480" w:lineRule="auto"/>
      </w:pPr>
    </w:p>
    <w:p w14:paraId="1EF80D7A" w14:textId="77777777" w:rsidR="00032555" w:rsidRPr="00E96015" w:rsidRDefault="00B35FA1">
      <w:pPr>
        <w:spacing w:line="480" w:lineRule="auto"/>
        <w:rPr>
          <w:i/>
        </w:rPr>
      </w:pPr>
      <w:r w:rsidRPr="00E96015">
        <w:rPr>
          <w:i/>
        </w:rPr>
        <w:t>Traditional genetic markers</w:t>
      </w:r>
    </w:p>
    <w:p w14:paraId="2D29C67B" w14:textId="77777777" w:rsidR="00032555" w:rsidRPr="00E96015" w:rsidRDefault="00B35FA1">
      <w:pPr>
        <w:spacing w:line="480" w:lineRule="auto"/>
      </w:pPr>
      <w:r w:rsidRPr="00E96015">
        <w:tab/>
        <w:t>Enol showed nearly diag</w:t>
      </w:r>
      <w:r w:rsidRPr="00E96015">
        <w:t xml:space="preserve">nostic SNPs, with a T allele being characteristic of </w:t>
      </w:r>
      <w:r w:rsidRPr="00E96015">
        <w:rPr>
          <w:i/>
        </w:rPr>
        <w:t>S. nuchalis</w:t>
      </w:r>
      <w:r w:rsidRPr="00E96015">
        <w:t xml:space="preserve"> (110 of 130 alleles) and a C allele being more common in </w:t>
      </w:r>
      <w:r w:rsidRPr="00E96015">
        <w:rPr>
          <w:i/>
        </w:rPr>
        <w:t xml:space="preserve">S. varius </w:t>
      </w:r>
      <w:r w:rsidRPr="00E96015">
        <w:t>(123 of 164 alleles; p &lt; 0.0001;</w:t>
      </w:r>
      <w:r w:rsidR="002817DB" w:rsidRPr="00E96015">
        <w:t xml:space="preserve"> </w:t>
      </w:r>
      <w:r w:rsidRPr="00E96015">
        <w:t xml:space="preserve">Table 3, Figure 4). </w:t>
      </w:r>
      <w:r w:rsidRPr="00E96015">
        <w:rPr>
          <w:i/>
        </w:rPr>
        <w:t>Sphyrapicus nuchalis</w:t>
      </w:r>
      <w:r w:rsidRPr="00E96015">
        <w:t xml:space="preserve"> had a significantly higher proportion of GAPD inser</w:t>
      </w:r>
      <w:r w:rsidRPr="00E96015">
        <w:t xml:space="preserve">tions (49 of 122 alleles) than </w:t>
      </w:r>
      <w:r w:rsidRPr="00E96015">
        <w:rPr>
          <w:i/>
        </w:rPr>
        <w:t>S. varius</w:t>
      </w:r>
      <w:r w:rsidRPr="00E96015">
        <w:t xml:space="preserve"> (72 of 138 alleles; p &lt; 0.0001; Table 3a,b), and </w:t>
      </w:r>
      <w:r w:rsidRPr="00E96015">
        <w:rPr>
          <w:i/>
        </w:rPr>
        <w:t xml:space="preserve">S. </w:t>
      </w:r>
      <w:r w:rsidRPr="00E96015">
        <w:rPr>
          <w:i/>
        </w:rPr>
        <w:lastRenderedPageBreak/>
        <w:t>nuchalis</w:t>
      </w:r>
      <w:r w:rsidRPr="00E96015">
        <w:t xml:space="preserve"> tended to have proportionally fewer T alleles (97 of 140) at the anonymous nuclear marker than </w:t>
      </w:r>
      <w:r w:rsidRPr="00E96015">
        <w:rPr>
          <w:i/>
        </w:rPr>
        <w:t>S. varius</w:t>
      </w:r>
      <w:r w:rsidRPr="00E96015">
        <w:t xml:space="preserve"> (169 of 194 alleles; p &lt; 0.0001) (Table 3a,b). Th</w:t>
      </w:r>
      <w:r w:rsidRPr="00E96015">
        <w:t>e two species showed significant differences at all three loci when considering only parental populations outside central Alberta (Enol, GAPD, anonymous nuclear marker, p &lt; 0.0001; Table 3b).</w:t>
      </w:r>
    </w:p>
    <w:p w14:paraId="36B02943" w14:textId="77777777" w:rsidR="00032555" w:rsidRPr="00E96015" w:rsidRDefault="00B35FA1">
      <w:pPr>
        <w:spacing w:line="480" w:lineRule="auto"/>
        <w:ind w:firstLine="720"/>
      </w:pPr>
      <w:r w:rsidRPr="00E96015">
        <w:t xml:space="preserve">Birds identified as </w:t>
      </w:r>
      <w:r w:rsidRPr="00E96015">
        <w:rPr>
          <w:i/>
        </w:rPr>
        <w:t>S. nuchalis</w:t>
      </w:r>
      <w:r w:rsidRPr="00E96015">
        <w:t xml:space="preserve"> within AB had significantly diff</w:t>
      </w:r>
      <w:r w:rsidRPr="00E96015">
        <w:t xml:space="preserve">erent allele frequencies from both </w:t>
      </w:r>
      <w:r w:rsidRPr="00E96015">
        <w:rPr>
          <w:i/>
        </w:rPr>
        <w:t xml:space="preserve">S. varius </w:t>
      </w:r>
      <w:r w:rsidRPr="00E96015">
        <w:t>in</w:t>
      </w:r>
      <w:r w:rsidRPr="00E96015">
        <w:rPr>
          <w:rFonts w:eastAsia="Gungsuh"/>
        </w:rPr>
        <w:t xml:space="preserve"> AB and phenotypic hybrids at all three loci (p ≤ 0.012) (Table 3b). However, </w:t>
      </w:r>
      <w:r w:rsidRPr="00E96015">
        <w:rPr>
          <w:i/>
        </w:rPr>
        <w:t>S. varius</w:t>
      </w:r>
      <w:r w:rsidRPr="00E96015">
        <w:rPr>
          <w:rFonts w:eastAsia="Gungsuh"/>
        </w:rPr>
        <w:t xml:space="preserve"> had no loci with allele frequencies that differed significantly from hybrids (p ≥ 0.236).</w:t>
      </w:r>
    </w:p>
    <w:p w14:paraId="1F2BBB3F" w14:textId="77777777" w:rsidR="00032555" w:rsidRPr="00E96015" w:rsidRDefault="00B35FA1">
      <w:pPr>
        <w:spacing w:line="480" w:lineRule="auto"/>
      </w:pPr>
      <w:r w:rsidRPr="00E96015">
        <w:rPr>
          <w:i/>
        </w:rPr>
        <w:tab/>
      </w:r>
      <w:r w:rsidRPr="00E96015">
        <w:t>Log likelihood values identifi</w:t>
      </w:r>
      <w:r w:rsidRPr="00E96015">
        <w:t>ed K = 2 as optimal for STRUCTURE. The clusters generally described the two species well, with most individuals in central AB expressing shared ancestry (Figure 1b). In AB, the STRUCTURE plot shows admixture extending through the northern extent of our tra</w:t>
      </w:r>
      <w:r w:rsidRPr="00E96015">
        <w:t xml:space="preserve">nsect, revealing more extensive introgression in phenotypically </w:t>
      </w:r>
      <w:r w:rsidRPr="00E96015">
        <w:rPr>
          <w:i/>
        </w:rPr>
        <w:t>S. varius</w:t>
      </w:r>
      <w:r w:rsidRPr="00E96015">
        <w:t xml:space="preserve"> individuals than in phenotypically </w:t>
      </w:r>
      <w:r w:rsidRPr="00E96015">
        <w:rPr>
          <w:i/>
        </w:rPr>
        <w:t>S. nuchalis</w:t>
      </w:r>
      <w:r w:rsidRPr="00E96015">
        <w:t xml:space="preserve"> individuals.</w:t>
      </w:r>
      <w:r w:rsidRPr="00E96015">
        <w:rPr>
          <w:rFonts w:eastAsia="Gungsuh"/>
        </w:rPr>
        <w:t xml:space="preserve"> Individuals with ancestry coefficient values ≥ 0.1 begin occurring at about 49.8˚ N and remain throughout the rest of the transect (up to 60.0˚ N), representing a transect of more than </w:t>
      </w:r>
      <w:r w:rsidRPr="00E96015">
        <w:rPr>
          <w:rFonts w:eastAsia="Gungsuh"/>
        </w:rPr>
        <w:t xml:space="preserve">1130 km. Within AB, 21% of birds were classified as genetic </w:t>
      </w:r>
      <w:r w:rsidRPr="00E96015">
        <w:rPr>
          <w:i/>
        </w:rPr>
        <w:t>S. nuchal</w:t>
      </w:r>
      <w:r w:rsidRPr="00E96015">
        <w:rPr>
          <w:i/>
        </w:rPr>
        <w:t>is</w:t>
      </w:r>
      <w:r w:rsidRPr="00E96015">
        <w:rPr>
          <w:rFonts w:eastAsia="Gungsuh"/>
        </w:rPr>
        <w:t xml:space="preserve"> (Q ≤ 0.1), 0% as genetic </w:t>
      </w:r>
      <w:r w:rsidRPr="00E96015">
        <w:rPr>
          <w:i/>
        </w:rPr>
        <w:t>S. varius</w:t>
      </w:r>
      <w:r w:rsidRPr="00E96015">
        <w:rPr>
          <w:rFonts w:eastAsia="Gungsuh"/>
        </w:rPr>
        <w:t xml:space="preserve"> (Q ≥ 0.9), and 89% as genetically admixed (0.1 &lt; Q &lt; 0.9).</w:t>
      </w:r>
    </w:p>
    <w:p w14:paraId="6BBB136F" w14:textId="77777777" w:rsidR="00032555" w:rsidRPr="00E96015" w:rsidRDefault="00B35FA1">
      <w:pPr>
        <w:spacing w:line="480" w:lineRule="auto"/>
        <w:rPr>
          <w:i/>
        </w:rPr>
      </w:pPr>
      <w:r w:rsidRPr="00E96015">
        <w:rPr>
          <w:i/>
        </w:rPr>
        <w:tab/>
      </w:r>
      <w:r w:rsidRPr="00E96015">
        <w:t xml:space="preserve">Of 45 individuals examined using both GBS and traditional methods, Q values assigned clusters similarly in 29 samples and differently in 16. </w:t>
      </w:r>
    </w:p>
    <w:p w14:paraId="02E58855" w14:textId="77777777" w:rsidR="00032555" w:rsidRPr="00E96015" w:rsidRDefault="00032555">
      <w:pPr>
        <w:spacing w:line="480" w:lineRule="auto"/>
        <w:rPr>
          <w:b/>
        </w:rPr>
      </w:pPr>
    </w:p>
    <w:p w14:paraId="3AABD3DC" w14:textId="77777777" w:rsidR="00032555" w:rsidRPr="00E96015" w:rsidRDefault="00B35FA1">
      <w:pPr>
        <w:spacing w:line="480" w:lineRule="auto"/>
        <w:rPr>
          <w:b/>
        </w:rPr>
      </w:pPr>
      <w:r w:rsidRPr="00E96015">
        <w:rPr>
          <w:b/>
        </w:rPr>
        <w:t>Discussion</w:t>
      </w:r>
    </w:p>
    <w:p w14:paraId="6CEB747D" w14:textId="77777777" w:rsidR="00032555" w:rsidRPr="00E96015" w:rsidRDefault="00B35FA1">
      <w:pPr>
        <w:spacing w:line="480" w:lineRule="auto"/>
        <w:rPr>
          <w:i/>
        </w:rPr>
      </w:pPr>
      <w:r w:rsidRPr="00E96015">
        <w:rPr>
          <w:i/>
        </w:rPr>
        <w:t>Trad</w:t>
      </w:r>
      <w:r w:rsidRPr="00E96015">
        <w:rPr>
          <w:i/>
        </w:rPr>
        <w:t>itional markers vs GBS</w:t>
      </w:r>
    </w:p>
    <w:p w14:paraId="1FE0E0E3" w14:textId="77777777" w:rsidR="00032555" w:rsidRPr="00E96015" w:rsidRDefault="00B35FA1">
      <w:pPr>
        <w:spacing w:line="480" w:lineRule="auto"/>
        <w:ind w:firstLine="720"/>
      </w:pPr>
      <w:r w:rsidRPr="00E96015">
        <w:lastRenderedPageBreak/>
        <w:t>We provide the results for traditional genetic markers for a methodological comparison with GBS because it is generally financially and practically more accessible to researchers. The traditional genetic data differentiated well betw</w:t>
      </w:r>
      <w:r w:rsidRPr="00E96015">
        <w:t xml:space="preserve">een admixed and non-admixed populations (Figure 1a), and corroborated the GBS findings of strong admixture between the two species along a north-south gradient of western AB. However, GBS data documented less admixture of northern </w:t>
      </w:r>
      <w:r w:rsidRPr="00E96015">
        <w:rPr>
          <w:i/>
        </w:rPr>
        <w:t>S. varius</w:t>
      </w:r>
      <w:r w:rsidRPr="00E96015">
        <w:t xml:space="preserve"> compared to the</w:t>
      </w:r>
      <w:r w:rsidRPr="00E96015">
        <w:t xml:space="preserve"> traditional methods. The discrepancy between the two methods is likely due to the lower resolution inherent in using three unfixed loci compared to thousands of loci with GBS, including many which were diagnostic. Because of this general limitation of the</w:t>
      </w:r>
      <w:r w:rsidRPr="00E96015">
        <w:t xml:space="preserve"> traditional loci approach, we refer primarily to the GBS results throughout the discussion.</w:t>
      </w:r>
    </w:p>
    <w:p w14:paraId="11203983" w14:textId="77777777" w:rsidR="00032555" w:rsidRPr="00E96015" w:rsidRDefault="00032555">
      <w:pPr>
        <w:spacing w:line="480" w:lineRule="auto"/>
        <w:rPr>
          <w:i/>
        </w:rPr>
      </w:pPr>
    </w:p>
    <w:p w14:paraId="1C4B104A" w14:textId="77777777" w:rsidR="00032555" w:rsidRPr="00E96015" w:rsidRDefault="00B35FA1">
      <w:pPr>
        <w:spacing w:line="480" w:lineRule="auto"/>
        <w:rPr>
          <w:i/>
        </w:rPr>
      </w:pPr>
      <w:r w:rsidRPr="00E96015">
        <w:rPr>
          <w:i/>
        </w:rPr>
        <w:t>Rates of hybridization and introgression</w:t>
      </w:r>
    </w:p>
    <w:p w14:paraId="06BC951E" w14:textId="77777777" w:rsidR="00032555" w:rsidRPr="00E96015" w:rsidRDefault="00B35FA1">
      <w:pPr>
        <w:spacing w:line="480" w:lineRule="auto"/>
        <w:ind w:firstLine="720"/>
      </w:pPr>
      <w:r w:rsidRPr="00E96015">
        <w:t xml:space="preserve">Our data record high levels of introgression and a continuum from early to advanced generation hybrids. Most individuals </w:t>
      </w:r>
      <w:r w:rsidRPr="00E96015">
        <w:t xml:space="preserve">within west-central AB were admixed (48% GBS, 89% traditional loci with intermediate Q scores), compared to only a few individuals with intermediate Q scores in a </w:t>
      </w:r>
      <w:r w:rsidRPr="00E96015">
        <w:rPr>
          <w:i/>
        </w:rPr>
        <w:t xml:space="preserve">S. ruber/S. nuchalis </w:t>
      </w:r>
      <w:r w:rsidRPr="00E96015">
        <w:t>hybrid zone in northern California and Oregon (</w:t>
      </w:r>
      <w:proofErr w:type="spellStart"/>
      <w:r w:rsidRPr="00E96015">
        <w:t>Billerman</w:t>
      </w:r>
      <w:proofErr w:type="spellEnd"/>
      <w:r w:rsidRPr="00E96015">
        <w:t xml:space="preserve"> et al. 2019), a</w:t>
      </w:r>
      <w:r w:rsidRPr="00E96015">
        <w:t xml:space="preserve">nd a low incidence of hybridization in the </w:t>
      </w:r>
      <w:r w:rsidRPr="00E96015">
        <w:rPr>
          <w:i/>
        </w:rPr>
        <w:t>S. ruber/S. varius</w:t>
      </w:r>
      <w:r w:rsidRPr="00E96015">
        <w:t xml:space="preserve"> hybrid zone in central British Columbia (Seneviratne et al. 2016). Of the 60 samples analyzed using diagnostic GBS loci, four individuals, a phenotypic </w:t>
      </w:r>
      <w:r w:rsidRPr="00E96015">
        <w:rPr>
          <w:i/>
        </w:rPr>
        <w:t xml:space="preserve">S. nuchalis </w:t>
      </w:r>
      <w:r w:rsidRPr="00E96015">
        <w:t>and three hybrids, had intersp</w:t>
      </w:r>
      <w:r w:rsidRPr="00E96015">
        <w:t>ecific heterozygosity scores expected of F1 hybrids (Figure 3b). Several other individuals had intermediate HINDEX scores and interspecific heterozygosity values, which is consistent with them being non-F1 early generation hybrids and backcrosses. The majo</w:t>
      </w:r>
      <w:r w:rsidRPr="00E96015">
        <w:t xml:space="preserve">rity of admixed individuals, however, appear to be advanced generation hybrids (intermediate HINDEX scores, </w:t>
      </w:r>
      <w:r w:rsidRPr="00E96015">
        <w:lastRenderedPageBreak/>
        <w:t>low interspecific heterozygosity). The presence of many advanced generation hybrids with low interspecific heterozygosity and a range of HINDEX scor</w:t>
      </w:r>
      <w:r w:rsidRPr="00E96015">
        <w:t>es indicates a well-established hybrid zone with many hybrid individuals backcrossing with individuals from the parental species and each other.</w:t>
      </w:r>
    </w:p>
    <w:p w14:paraId="0BB15626" w14:textId="77777777" w:rsidR="00032555" w:rsidRPr="00E96015" w:rsidRDefault="00032555">
      <w:pPr>
        <w:spacing w:line="480" w:lineRule="auto"/>
        <w:rPr>
          <w:b/>
        </w:rPr>
      </w:pPr>
    </w:p>
    <w:p w14:paraId="2D42B6C3" w14:textId="77777777" w:rsidR="00032555" w:rsidRPr="00E96015" w:rsidRDefault="00B35FA1">
      <w:pPr>
        <w:spacing w:line="480" w:lineRule="auto"/>
        <w:rPr>
          <w:i/>
        </w:rPr>
      </w:pPr>
      <w:r w:rsidRPr="00E96015">
        <w:rPr>
          <w:i/>
        </w:rPr>
        <w:t>Geographic, genomic, and genetic patterns of introgression</w:t>
      </w:r>
    </w:p>
    <w:p w14:paraId="736A3133" w14:textId="3BEC6833" w:rsidR="00032555" w:rsidRPr="00E96015" w:rsidRDefault="00B35FA1">
      <w:pPr>
        <w:spacing w:line="480" w:lineRule="auto"/>
      </w:pPr>
      <w:r w:rsidRPr="00E96015">
        <w:tab/>
        <w:t xml:space="preserve">Our data document genetic differentiation among allopatric populations </w:t>
      </w:r>
      <w:proofErr w:type="gramStart"/>
      <w:r w:rsidRPr="00E96015">
        <w:t xml:space="preserve">of  </w:t>
      </w:r>
      <w:r w:rsidRPr="00E96015">
        <w:rPr>
          <w:i/>
        </w:rPr>
        <w:t>S.</w:t>
      </w:r>
      <w:proofErr w:type="gramEnd"/>
      <w:r w:rsidRPr="00E96015">
        <w:rPr>
          <w:i/>
        </w:rPr>
        <w:t xml:space="preserve"> nuchalis</w:t>
      </w:r>
      <w:r w:rsidRPr="00E96015">
        <w:t xml:space="preserve"> and </w:t>
      </w:r>
      <w:r w:rsidRPr="00E96015">
        <w:rPr>
          <w:i/>
        </w:rPr>
        <w:t>S. varius</w:t>
      </w:r>
      <w:r w:rsidRPr="00E96015">
        <w:t>, that disappears within the hybrid zone. This is supported by the strong genetic differentiatio</w:t>
      </w:r>
      <w:r w:rsidRPr="00E96015">
        <w:t>n of populations outside AB from individuals within AB, and the low differentiation between individuals phenotypically resembling the parent species in AB and hybrids. Admixture of individuals within and near the hybrid zone occurs largely along a north-so</w:t>
      </w:r>
      <w:r w:rsidRPr="00E96015">
        <w:t xml:space="preserve">uth gradient, in part due to no suitable habitat being available to the west and east of the area of contact. </w:t>
      </w:r>
      <w:r w:rsidRPr="00E96015">
        <w:rPr>
          <w:i/>
        </w:rPr>
        <w:t xml:space="preserve">Sphyrapicus nuchalis </w:t>
      </w:r>
      <w:r w:rsidRPr="00E96015">
        <w:t xml:space="preserve">largely spreads from the south through </w:t>
      </w:r>
      <w:r w:rsidR="00C247B2" w:rsidRPr="00E96015">
        <w:t>low elevation</w:t>
      </w:r>
      <w:r w:rsidRPr="00E96015">
        <w:t xml:space="preserve"> passes across the Rockies, whereas </w:t>
      </w:r>
      <w:r w:rsidRPr="00E96015">
        <w:rPr>
          <w:i/>
        </w:rPr>
        <w:t>S. varius</w:t>
      </w:r>
      <w:r w:rsidRPr="00E96015">
        <w:t xml:space="preserve"> reaches the contact zone th</w:t>
      </w:r>
      <w:r w:rsidRPr="00E96015">
        <w:t xml:space="preserve">rough a narrow strip of forest between the Rocky Mountains and the Canadian prairies connected to the boreal forest to the north. Our sampling throughout approximately 1200 km of AB shows </w:t>
      </w:r>
      <w:proofErr w:type="spellStart"/>
      <w:r w:rsidRPr="00E96015">
        <w:t>genomically</w:t>
      </w:r>
      <w:proofErr w:type="spellEnd"/>
      <w:r w:rsidRPr="00E96015">
        <w:t xml:space="preserve"> admixed individuals present over approximately 275 km al</w:t>
      </w:r>
      <w:r w:rsidRPr="00E96015">
        <w:t xml:space="preserve">ong the foothills east of the Rocky Mountains. </w:t>
      </w:r>
    </w:p>
    <w:p w14:paraId="4BEE73FA" w14:textId="6538A6CE" w:rsidR="00032555" w:rsidRPr="00E96015" w:rsidRDefault="00B35FA1">
      <w:pPr>
        <w:spacing w:line="480" w:lineRule="auto"/>
        <w:ind w:firstLine="720"/>
      </w:pPr>
      <w:r w:rsidRPr="00E96015">
        <w:rPr>
          <w:i/>
        </w:rPr>
        <w:t xml:space="preserve">Sphyrapicus nuchalis </w:t>
      </w:r>
      <w:r w:rsidRPr="00E96015">
        <w:t xml:space="preserve">and </w:t>
      </w:r>
      <w:r w:rsidRPr="00E96015">
        <w:rPr>
          <w:i/>
        </w:rPr>
        <w:t>S. varius</w:t>
      </w:r>
      <w:r w:rsidRPr="00E96015">
        <w:t xml:space="preserve"> both favor secondary growth deciduous and mixed </w:t>
      </w:r>
      <w:r w:rsidR="00C247B2" w:rsidRPr="00E96015">
        <w:t>forests and</w:t>
      </w:r>
      <w:r w:rsidRPr="00E96015">
        <w:t xml:space="preserve"> specialize on similar plant species including aspen (</w:t>
      </w:r>
      <w:r w:rsidRPr="00E96015">
        <w:rPr>
          <w:i/>
        </w:rPr>
        <w:t>Populus spp.</w:t>
      </w:r>
      <w:r w:rsidRPr="00E96015">
        <w:t>) and birch (</w:t>
      </w:r>
      <w:r w:rsidRPr="00E96015">
        <w:rPr>
          <w:i/>
        </w:rPr>
        <w:t>Betula spp.</w:t>
      </w:r>
      <w:r w:rsidRPr="00E96015">
        <w:t>) trees (Walters et al.</w:t>
      </w:r>
      <w:r w:rsidRPr="00E96015">
        <w:t>, 2002a, 2002b). Shared habitat preferences increase the likelihood for the parental species to occupy the same area, and sympatry of the forms will increase the likelihood of admixture. Furthermore, the hybrid zone is located along a transitional environm</w:t>
      </w:r>
      <w:r w:rsidRPr="00E96015">
        <w:t xml:space="preserve">ent between montane habitat to the south and the boreal forest to the north, where habitats used by </w:t>
      </w:r>
      <w:r w:rsidRPr="00E96015">
        <w:lastRenderedPageBreak/>
        <w:t>the two species blend smoothly (</w:t>
      </w:r>
      <w:r w:rsidRPr="00E96015">
        <w:t xml:space="preserve">Downing and </w:t>
      </w:r>
      <w:proofErr w:type="spellStart"/>
      <w:r w:rsidRPr="00E96015">
        <w:t>Pettapiece</w:t>
      </w:r>
      <w:proofErr w:type="spellEnd"/>
      <w:r w:rsidRPr="00E96015">
        <w:t xml:space="preserve"> 2006</w:t>
      </w:r>
      <w:r w:rsidRPr="00E96015">
        <w:t>). In this blended environment intermediate phenotypes could be at an advantage over the parental</w:t>
      </w:r>
      <w:r w:rsidRPr="00E96015">
        <w:t xml:space="preserve"> phenotypes (the bounded hybrid superiority hypothesis </w:t>
      </w:r>
      <w:r w:rsidRPr="00E96015">
        <w:t xml:space="preserve">of </w:t>
      </w:r>
      <w:r w:rsidRPr="00E96015">
        <w:t>Mo</w:t>
      </w:r>
      <w:r w:rsidRPr="00E96015">
        <w:t>ore 1977</w:t>
      </w:r>
      <w:r w:rsidRPr="00E96015">
        <w:t>). Additionally</w:t>
      </w:r>
      <w:r w:rsidRPr="00E96015">
        <w:t>, hybrid zones made up of mostly late generation hybrids could permit selection to create novel allelic combinations adapted to the intermediate environment (Hamilton &amp; A</w:t>
      </w:r>
      <w:r w:rsidRPr="00E96015">
        <w:t xml:space="preserve">itken, 2013; Milne &amp; Abbott, 2008; Pinheiro et al., 2016). However, we note that the hybrid zone appears to be moving, </w:t>
      </w:r>
      <w:r w:rsidRPr="00E96015">
        <w:rPr>
          <w:i/>
        </w:rPr>
        <w:t>S. varius</w:t>
      </w:r>
      <w:r w:rsidRPr="00E96015">
        <w:t xml:space="preserve"> and its characteristics, shifting south slightly over the 15 years of study of reproductive interactions between the two forms </w:t>
      </w:r>
      <w:r w:rsidRPr="00E96015">
        <w:t xml:space="preserve">in western Alberta (Jocelyn </w:t>
      </w:r>
      <w:proofErr w:type="spellStart"/>
      <w:r w:rsidRPr="00E96015">
        <w:t>Hudon</w:t>
      </w:r>
      <w:proofErr w:type="spellEnd"/>
      <w:r w:rsidRPr="00E96015">
        <w:t xml:space="preserve">, pers obs.). </w:t>
      </w:r>
    </w:p>
    <w:p w14:paraId="15E420CE" w14:textId="77777777" w:rsidR="00032555" w:rsidRPr="00E96015" w:rsidRDefault="00B35FA1">
      <w:pPr>
        <w:spacing w:line="480" w:lineRule="auto"/>
        <w:rPr>
          <w:i/>
        </w:rPr>
      </w:pPr>
      <w:r w:rsidRPr="00E96015">
        <w:tab/>
        <w:t>In this region of Alberta where the two species of sapsuckers meet, there is limited suitable habitat for both species, creating a density trough where the genetic make-up of individuals in the hybrid zone m</w:t>
      </w:r>
      <w:r w:rsidRPr="00E96015">
        <w:t xml:space="preserve">ay be influenced by immigration from larger populations to the north and/or to the south. Limited opportunities to mate with conspecifics in such </w:t>
      </w:r>
      <w:r w:rsidRPr="00E96015">
        <w:t xml:space="preserve">“density traps” may further promote hybridization (Hewitt 1988, McCracken et al. 2013). </w:t>
      </w:r>
    </w:p>
    <w:p w14:paraId="6BCB3049" w14:textId="77777777" w:rsidR="00032555" w:rsidRPr="00E96015" w:rsidRDefault="00032555">
      <w:pPr>
        <w:spacing w:line="480" w:lineRule="auto"/>
      </w:pPr>
    </w:p>
    <w:p w14:paraId="6D085C39" w14:textId="77777777" w:rsidR="00032555" w:rsidRPr="00E96015" w:rsidRDefault="00B35FA1">
      <w:pPr>
        <w:spacing w:line="480" w:lineRule="auto"/>
        <w:rPr>
          <w:i/>
        </w:rPr>
      </w:pPr>
      <w:r w:rsidRPr="00E96015">
        <w:rPr>
          <w:i/>
        </w:rPr>
        <w:t>Plumage insights</w:t>
      </w:r>
    </w:p>
    <w:p w14:paraId="74C6F2B6" w14:textId="23F8E538" w:rsidR="00032555" w:rsidRPr="00E96015" w:rsidRDefault="00B35FA1">
      <w:pPr>
        <w:spacing w:line="480" w:lineRule="auto"/>
        <w:ind w:firstLine="720"/>
      </w:pPr>
      <w:r w:rsidRPr="00E96015">
        <w:t>Al</w:t>
      </w:r>
      <w:r w:rsidRPr="00E96015">
        <w:t xml:space="preserve">l pre-genomic species classifications in this study were made based on plumage. </w:t>
      </w:r>
      <w:r w:rsidRPr="00E96015">
        <w:rPr>
          <w:i/>
        </w:rPr>
        <w:t xml:space="preserve">Sphyrapicus nuchalis </w:t>
      </w:r>
      <w:r w:rsidRPr="00E96015">
        <w:t xml:space="preserve">and </w:t>
      </w:r>
      <w:r w:rsidRPr="00E96015">
        <w:rPr>
          <w:i/>
        </w:rPr>
        <w:t>S. varius</w:t>
      </w:r>
      <w:r w:rsidRPr="00E96015">
        <w:t xml:space="preserve"> are the more difficult sapsuckers to differentiate by plumage, but these classifications were carefully made using an </w:t>
      </w:r>
      <w:r w:rsidR="002817DB" w:rsidRPr="00E96015">
        <w:t>eight-point</w:t>
      </w:r>
      <w:r w:rsidRPr="00E96015">
        <w:t xml:space="preserve"> system deve</w:t>
      </w:r>
      <w:r w:rsidRPr="00E96015">
        <w:t xml:space="preserve">loped by J. </w:t>
      </w:r>
      <w:proofErr w:type="spellStart"/>
      <w:r w:rsidRPr="00E96015">
        <w:t>Hudon</w:t>
      </w:r>
      <w:proofErr w:type="spellEnd"/>
      <w:r w:rsidRPr="00E96015">
        <w:t xml:space="preserve"> (Supplemental Materials). Despite meticulous classification, our phenotypic and genotypic classifications were not always concordant. Eight phenotypic hybrids were classified as genotypic parental types, and 13 phenotypic parental birds w</w:t>
      </w:r>
      <w:r w:rsidRPr="00E96015">
        <w:t xml:space="preserve">ere genetically admixed (Figure 3b). This contrasts with the finding that plumage is generally a reliable predictor of ancestry in </w:t>
      </w:r>
      <w:r w:rsidRPr="00E96015">
        <w:rPr>
          <w:i/>
        </w:rPr>
        <w:t>S. nuchalis</w:t>
      </w:r>
      <w:r w:rsidRPr="00E96015">
        <w:t xml:space="preserve"> and </w:t>
      </w:r>
      <w:r w:rsidRPr="00E96015">
        <w:rPr>
          <w:i/>
        </w:rPr>
        <w:t xml:space="preserve">S. ruber </w:t>
      </w:r>
      <w:r w:rsidRPr="00E96015">
        <w:t>(</w:t>
      </w:r>
      <w:proofErr w:type="spellStart"/>
      <w:r w:rsidRPr="00E96015">
        <w:t>Billerman</w:t>
      </w:r>
      <w:proofErr w:type="spellEnd"/>
      <w:r w:rsidRPr="00E96015">
        <w:t xml:space="preserve"> et al. 2019). This could be due to the plumage differences </w:t>
      </w:r>
      <w:r w:rsidRPr="00E96015">
        <w:lastRenderedPageBreak/>
        <w:t xml:space="preserve">between </w:t>
      </w:r>
      <w:r w:rsidRPr="00E96015">
        <w:rPr>
          <w:i/>
        </w:rPr>
        <w:t xml:space="preserve">S. nuchalis </w:t>
      </w:r>
      <w:r w:rsidRPr="00E96015">
        <w:t xml:space="preserve">and </w:t>
      </w:r>
      <w:r w:rsidRPr="00E96015">
        <w:rPr>
          <w:i/>
        </w:rPr>
        <w:t>S. var</w:t>
      </w:r>
      <w:r w:rsidRPr="00E96015">
        <w:rPr>
          <w:i/>
        </w:rPr>
        <w:t>ius</w:t>
      </w:r>
      <w:r w:rsidRPr="00E96015">
        <w:t xml:space="preserve"> being controlled by a few genes of large effect. Howell (1952) noted the different sapsucker species differ primarily in the presence or absence of red coloration at the tip of black and white feathers on the head, neck, and upper breast. There are oth</w:t>
      </w:r>
      <w:r w:rsidRPr="00E96015">
        <w:t>er examples where color differences between closely related species are explained by few genes or small genomic regions (e.g</w:t>
      </w:r>
      <w:r w:rsidRPr="00E96015">
        <w:t xml:space="preserve">., </w:t>
      </w:r>
      <w:r w:rsidRPr="00E96015">
        <w:t>Toews et al. 20</w:t>
      </w:r>
      <w:r w:rsidR="00C247B2" w:rsidRPr="00E96015">
        <w:t>1</w:t>
      </w:r>
      <w:r w:rsidRPr="00E96015">
        <w:t xml:space="preserve">6, Wang et al. 2020, </w:t>
      </w:r>
      <w:proofErr w:type="spellStart"/>
      <w:r w:rsidRPr="00E96015">
        <w:t>Aguillon</w:t>
      </w:r>
      <w:proofErr w:type="spellEnd"/>
      <w:r w:rsidRPr="00E96015">
        <w:t xml:space="preserve"> et al. 2020</w:t>
      </w:r>
      <w:r w:rsidRPr="00E96015">
        <w:t>).</w:t>
      </w:r>
      <w:r w:rsidRPr="00E96015">
        <w:t xml:space="preserve"> This means that species designations based on plumage should be taken</w:t>
      </w:r>
      <w:r w:rsidRPr="00E96015">
        <w:t xml:space="preserve"> with care, and analyses should be based upon genetic classifications and additional data wherever possible.</w:t>
      </w:r>
    </w:p>
    <w:p w14:paraId="0F5A21A3" w14:textId="77777777" w:rsidR="00032555" w:rsidRPr="00E96015" w:rsidRDefault="00B35FA1">
      <w:pPr>
        <w:spacing w:line="480" w:lineRule="auto"/>
        <w:ind w:firstLine="720"/>
        <w:rPr>
          <w:i/>
        </w:rPr>
      </w:pPr>
      <w:r w:rsidRPr="00E96015">
        <w:t xml:space="preserve">Plumage is often identified as a potentially important isolating barrier preventing the production of a hybrid swarm and genetic homogenization in </w:t>
      </w:r>
      <w:r w:rsidRPr="00E96015">
        <w:t>sapsuckers (</w:t>
      </w:r>
      <w:proofErr w:type="spellStart"/>
      <w:r w:rsidRPr="00E96015">
        <w:t>Billerman</w:t>
      </w:r>
      <w:proofErr w:type="spellEnd"/>
      <w:r w:rsidRPr="00E96015">
        <w:t xml:space="preserve"> et al. 2019, Johnson &amp; Zink 1983, Seneviratne et al. 2016). Though assortative mating has been observed or inferred in both </w:t>
      </w:r>
      <w:r w:rsidRPr="00E96015">
        <w:rPr>
          <w:i/>
        </w:rPr>
        <w:t>S. nuchalis/S. ruber</w:t>
      </w:r>
      <w:r w:rsidRPr="00E96015">
        <w:t xml:space="preserve"> (</w:t>
      </w:r>
      <w:proofErr w:type="spellStart"/>
      <w:r w:rsidRPr="00E96015">
        <w:t>Billerman</w:t>
      </w:r>
      <w:proofErr w:type="spellEnd"/>
      <w:r w:rsidRPr="00E96015">
        <w:t xml:space="preserve"> et al. 2019, Johnson &amp; Johnson 1985) and </w:t>
      </w:r>
      <w:r w:rsidRPr="00E96015">
        <w:rPr>
          <w:i/>
        </w:rPr>
        <w:t>S. varius/S. ruber</w:t>
      </w:r>
      <w:r w:rsidRPr="00E96015">
        <w:t xml:space="preserve"> (Seneviratne et al. 2012, 2016) hybrid zones, no data has yet been gathered on whether </w:t>
      </w:r>
      <w:r w:rsidRPr="00E96015">
        <w:rPr>
          <w:i/>
        </w:rPr>
        <w:t>S. nuchalis</w:t>
      </w:r>
      <w:r w:rsidRPr="00E96015">
        <w:t xml:space="preserve"> and </w:t>
      </w:r>
      <w:r w:rsidRPr="00E96015">
        <w:rPr>
          <w:i/>
        </w:rPr>
        <w:t>S. varius</w:t>
      </w:r>
      <w:r w:rsidRPr="00E96015">
        <w:t xml:space="preserve"> mate assortatively based on plumage phenotypes. We note that they are t</w:t>
      </w:r>
      <w:r w:rsidRPr="00E96015">
        <w:t>he two forms that look most alike, though they are not each other’s closest relatives (Johnson and Zink 1983, Cicero and Johnson 1995)</w:t>
      </w:r>
      <w:r w:rsidRPr="00E96015">
        <w:t>. Indeed, hybridization between the two species does not appear to be prevented by their strong genetic differentiation</w:t>
      </w:r>
      <w:r w:rsidRPr="00E96015">
        <w:t xml:space="preserve"> (F</w:t>
      </w:r>
      <w:r w:rsidRPr="00E96015">
        <w:rPr>
          <w:vertAlign w:val="subscript"/>
        </w:rPr>
        <w:t>ST</w:t>
      </w:r>
      <w:r w:rsidRPr="00E96015">
        <w:t xml:space="preserve"> between </w:t>
      </w:r>
      <w:r w:rsidRPr="00E96015">
        <w:rPr>
          <w:i/>
        </w:rPr>
        <w:t>S. nuchalis</w:t>
      </w:r>
      <w:r w:rsidRPr="00E96015">
        <w:t xml:space="preserve"> and </w:t>
      </w:r>
      <w:r w:rsidRPr="00E96015">
        <w:rPr>
          <w:i/>
        </w:rPr>
        <w:t xml:space="preserve">S. varius </w:t>
      </w:r>
      <w:r w:rsidRPr="00E96015">
        <w:t xml:space="preserve">(0.26 this study, 0.23 </w:t>
      </w:r>
      <w:proofErr w:type="spellStart"/>
      <w:r w:rsidRPr="00E96015">
        <w:t>Grossen</w:t>
      </w:r>
      <w:proofErr w:type="spellEnd"/>
      <w:r w:rsidRPr="00E96015">
        <w:t xml:space="preserve"> et al. 20</w:t>
      </w:r>
      <w:r w:rsidR="002817DB" w:rsidRPr="00E96015">
        <w:t>16)</w:t>
      </w:r>
      <w:r w:rsidRPr="00E96015">
        <w:t xml:space="preserve"> is large compared to either species and </w:t>
      </w:r>
      <w:r w:rsidRPr="00E96015">
        <w:rPr>
          <w:i/>
        </w:rPr>
        <w:t>S. ruber</w:t>
      </w:r>
      <w:r w:rsidRPr="00E96015">
        <w:t xml:space="preserve"> (0.18 </w:t>
      </w:r>
      <w:r w:rsidRPr="00E96015">
        <w:rPr>
          <w:i/>
        </w:rPr>
        <w:t>ruber/varius</w:t>
      </w:r>
      <w:r w:rsidRPr="00E96015">
        <w:t xml:space="preserve">, 0.06 </w:t>
      </w:r>
      <w:r w:rsidRPr="00E96015">
        <w:rPr>
          <w:i/>
        </w:rPr>
        <w:t>ruber/nuchalis</w:t>
      </w:r>
      <w:r w:rsidRPr="00E96015">
        <w:t xml:space="preserve">, </w:t>
      </w:r>
      <w:proofErr w:type="spellStart"/>
      <w:r w:rsidRPr="00E96015">
        <w:t>Grossen</w:t>
      </w:r>
      <w:proofErr w:type="spellEnd"/>
      <w:r w:rsidRPr="00E96015">
        <w:t xml:space="preserve"> et al. 20</w:t>
      </w:r>
      <w:r w:rsidR="002817DB" w:rsidRPr="00E96015">
        <w:t>16</w:t>
      </w:r>
      <w:r w:rsidRPr="00E96015">
        <w:t>)</w:t>
      </w:r>
      <w:r w:rsidRPr="00E96015">
        <w:t xml:space="preserve">. This raises an intriguing question: how </w:t>
      </w:r>
      <w:proofErr w:type="gramStart"/>
      <w:r w:rsidRPr="00E96015">
        <w:t>ca</w:t>
      </w:r>
      <w:r w:rsidRPr="00E96015">
        <w:t>n assortative mating limit introgression</w:t>
      </w:r>
      <w:proofErr w:type="gramEnd"/>
      <w:r w:rsidRPr="00E96015">
        <w:t xml:space="preserve"> if mate choice is based on a trait that is not closely associated with ancestry, a phenomenon recently described by Semenov et al. (2017) in white wagtails </w:t>
      </w:r>
      <w:r w:rsidRPr="00E96015">
        <w:rPr>
          <w:rFonts w:eastAsia="Calibri"/>
        </w:rPr>
        <w:t>(</w:t>
      </w:r>
      <w:proofErr w:type="spellStart"/>
      <w:r w:rsidRPr="00E96015">
        <w:rPr>
          <w:i/>
        </w:rPr>
        <w:t>Motacilla</w:t>
      </w:r>
      <w:proofErr w:type="spellEnd"/>
      <w:r w:rsidRPr="00E96015">
        <w:rPr>
          <w:i/>
        </w:rPr>
        <w:t xml:space="preserve"> alba</w:t>
      </w:r>
      <w:r w:rsidRPr="00E96015">
        <w:t xml:space="preserve">). If genotype and phenotype are not highly </w:t>
      </w:r>
      <w:r w:rsidRPr="00E96015">
        <w:t xml:space="preserve">correlated, assortative mating based on plumage may not lead to assortative mating at most loci, and what would appear to be an isolating barrier may actually permit widespread introgression. </w:t>
      </w:r>
    </w:p>
    <w:p w14:paraId="0FC924E3" w14:textId="77777777" w:rsidR="00032555" w:rsidRPr="00E96015" w:rsidRDefault="00032555">
      <w:pPr>
        <w:spacing w:line="480" w:lineRule="auto"/>
      </w:pPr>
    </w:p>
    <w:p w14:paraId="3298D48F" w14:textId="77777777" w:rsidR="00032555" w:rsidRPr="00E96015" w:rsidRDefault="00B35FA1">
      <w:pPr>
        <w:spacing w:line="480" w:lineRule="auto"/>
        <w:rPr>
          <w:i/>
        </w:rPr>
      </w:pPr>
      <w:r w:rsidRPr="00E96015">
        <w:rPr>
          <w:i/>
        </w:rPr>
        <w:t>S. nuchalis/S. varius in the sapsucker hybridization complex</w:t>
      </w:r>
    </w:p>
    <w:p w14:paraId="2C1F3F5A" w14:textId="77777777" w:rsidR="00032555" w:rsidRPr="00E96015" w:rsidRDefault="00B35FA1">
      <w:pPr>
        <w:spacing w:line="480" w:lineRule="auto"/>
        <w:ind w:firstLine="720"/>
        <w:rPr>
          <w:i/>
        </w:rPr>
      </w:pPr>
      <w:r w:rsidRPr="00E96015">
        <w:t>W</w:t>
      </w:r>
      <w:r w:rsidRPr="00E96015">
        <w:t xml:space="preserve">e have shown that hybridization between </w:t>
      </w:r>
      <w:r w:rsidRPr="00E96015">
        <w:rPr>
          <w:i/>
        </w:rPr>
        <w:t>S. nuchalis</w:t>
      </w:r>
      <w:r w:rsidRPr="00E96015">
        <w:t>/</w:t>
      </w:r>
      <w:r w:rsidRPr="00E96015">
        <w:rPr>
          <w:i/>
        </w:rPr>
        <w:t xml:space="preserve">S. varius </w:t>
      </w:r>
      <w:r w:rsidRPr="00E96015">
        <w:t xml:space="preserve">occurs in a relatively stable hybrid zone 275 km in length in western Alberta, thus relatively wide compared to the 65 km for a S. </w:t>
      </w:r>
      <w:r w:rsidRPr="00E96015">
        <w:rPr>
          <w:i/>
        </w:rPr>
        <w:t>ruber/S. nuchalis</w:t>
      </w:r>
      <w:r w:rsidRPr="00E96015">
        <w:t xml:space="preserve"> hybrid zone in southern British Columbia and </w:t>
      </w:r>
      <w:r w:rsidRPr="00E96015">
        <w:t xml:space="preserve">84 km for S. </w:t>
      </w:r>
      <w:r w:rsidRPr="00E96015">
        <w:rPr>
          <w:i/>
        </w:rPr>
        <w:t>ruber/S. varius</w:t>
      </w:r>
      <w:r w:rsidRPr="00E96015">
        <w:t xml:space="preserve"> hybrid zone in northern British Columbia (775 and 400 km transects surveyed respectively; Seneviratne et al. 2016). Hybridization rates were quite high, and a variety of hybrid classes existed suggesting backcrossing occurs fre</w:t>
      </w:r>
      <w:r w:rsidRPr="00E96015">
        <w:t>quently</w:t>
      </w:r>
      <w:r w:rsidRPr="00E96015">
        <w:t xml:space="preserve">. </w:t>
      </w:r>
      <w:r w:rsidRPr="00E96015">
        <w:t>These are somewhat surprising results given that F</w:t>
      </w:r>
      <w:r w:rsidRPr="00E96015">
        <w:rPr>
          <w:vertAlign w:val="subscript"/>
        </w:rPr>
        <w:t>ST</w:t>
      </w:r>
      <w:r w:rsidRPr="00E96015">
        <w:t xml:space="preserve"> between </w:t>
      </w:r>
      <w:r w:rsidRPr="00E96015">
        <w:rPr>
          <w:i/>
        </w:rPr>
        <w:t>S. nuchalis</w:t>
      </w:r>
      <w:r w:rsidRPr="00E96015">
        <w:t xml:space="preserve"> and </w:t>
      </w:r>
      <w:r w:rsidRPr="00E96015">
        <w:rPr>
          <w:i/>
        </w:rPr>
        <w:t xml:space="preserve">S. varius </w:t>
      </w:r>
      <w:r w:rsidRPr="00E96015">
        <w:t xml:space="preserve">(0.26 this study, 0.23 </w:t>
      </w:r>
      <w:proofErr w:type="spellStart"/>
      <w:r w:rsidRPr="00E96015">
        <w:t>Grossen</w:t>
      </w:r>
      <w:proofErr w:type="spellEnd"/>
      <w:r w:rsidRPr="00E96015">
        <w:t xml:space="preserve"> et al. 20</w:t>
      </w:r>
      <w:r w:rsidR="002817DB" w:rsidRPr="00E96015">
        <w:t>16</w:t>
      </w:r>
      <w:r w:rsidRPr="00E96015">
        <w:t xml:space="preserve">) is higher than that between either species </w:t>
      </w:r>
      <w:proofErr w:type="gramStart"/>
      <w:r w:rsidRPr="00E96015">
        <w:t>and</w:t>
      </w:r>
      <w:proofErr w:type="gramEnd"/>
      <w:r w:rsidRPr="00E96015">
        <w:t xml:space="preserve"> </w:t>
      </w:r>
      <w:r w:rsidRPr="00E96015">
        <w:rPr>
          <w:i/>
        </w:rPr>
        <w:t>S. ruber</w:t>
      </w:r>
      <w:r w:rsidRPr="00E96015">
        <w:t xml:space="preserve"> (0.18 </w:t>
      </w:r>
      <w:r w:rsidRPr="00E96015">
        <w:rPr>
          <w:i/>
        </w:rPr>
        <w:t>ruber/varius</w:t>
      </w:r>
      <w:r w:rsidRPr="00E96015">
        <w:t xml:space="preserve">, 0.06 </w:t>
      </w:r>
      <w:r w:rsidRPr="00E96015">
        <w:rPr>
          <w:i/>
        </w:rPr>
        <w:t>ruber/nuchalis</w:t>
      </w:r>
      <w:r w:rsidRPr="00E96015">
        <w:t xml:space="preserve">, </w:t>
      </w:r>
      <w:proofErr w:type="spellStart"/>
      <w:r w:rsidRPr="00E96015">
        <w:t>Grossen</w:t>
      </w:r>
      <w:proofErr w:type="spellEnd"/>
      <w:r w:rsidRPr="00E96015">
        <w:t xml:space="preserve"> et al. 2</w:t>
      </w:r>
      <w:r w:rsidRPr="00E96015">
        <w:t>0</w:t>
      </w:r>
      <w:r w:rsidR="002817DB" w:rsidRPr="00E96015">
        <w:t>16</w:t>
      </w:r>
      <w:r w:rsidRPr="00E96015">
        <w:t>).</w:t>
      </w:r>
      <w:r w:rsidRPr="00E96015">
        <w:t xml:space="preserve"> </w:t>
      </w:r>
      <w:r w:rsidRPr="00E96015">
        <w:t>It</w:t>
      </w:r>
      <w:r w:rsidRPr="00E96015">
        <w:t xml:space="preserve"> could be that the greater phenotypic similarities in S. nuchalis/varius</w:t>
      </w:r>
      <w:r w:rsidRPr="00E96015">
        <w:t xml:space="preserve"> facilitate more introgression than would be expected from their high genomic differentiation and more distant evolutionary history.</w:t>
      </w:r>
    </w:p>
    <w:p w14:paraId="45CE2B86" w14:textId="77777777" w:rsidR="00032555" w:rsidRPr="00E96015" w:rsidRDefault="00B35FA1">
      <w:pPr>
        <w:spacing w:line="480" w:lineRule="auto"/>
        <w:ind w:firstLine="720"/>
      </w:pPr>
      <w:r w:rsidRPr="00E96015">
        <w:t xml:space="preserve">Plumage is not a reliable indicator of genotype among </w:t>
      </w:r>
      <w:r w:rsidRPr="00E96015">
        <w:rPr>
          <w:i/>
        </w:rPr>
        <w:t>S. nuchalis</w:t>
      </w:r>
      <w:r w:rsidRPr="00E96015">
        <w:t xml:space="preserve"> and </w:t>
      </w:r>
      <w:r w:rsidRPr="00E96015">
        <w:rPr>
          <w:i/>
        </w:rPr>
        <w:t>S. varius</w:t>
      </w:r>
      <w:r w:rsidRPr="00E96015">
        <w:t xml:space="preserve"> individuals, despite high plumage/genotype </w:t>
      </w:r>
      <w:r w:rsidRPr="00E96015">
        <w:t>correlations in another sapsucker pair (</w:t>
      </w:r>
      <w:proofErr w:type="spellStart"/>
      <w:r w:rsidRPr="00E96015">
        <w:t>Billerman</w:t>
      </w:r>
      <w:proofErr w:type="spellEnd"/>
      <w:r w:rsidRPr="00E96015">
        <w:t xml:space="preserve"> et al. 2019). The contrasts amongst this and other well documented sapsucker hybrid zones are intriguing for such closely related species and they elicit a unique opportunity to try to decouple isolating ba</w:t>
      </w:r>
      <w:r w:rsidRPr="00E96015">
        <w:t xml:space="preserve">rriers and hybridization rates in a future study integrating all three hybrid zone combinations. </w:t>
      </w:r>
    </w:p>
    <w:p w14:paraId="116886A1" w14:textId="77777777" w:rsidR="00032555" w:rsidRPr="00E96015" w:rsidRDefault="00032555">
      <w:pPr>
        <w:spacing w:line="480" w:lineRule="auto"/>
        <w:ind w:firstLine="720"/>
      </w:pPr>
    </w:p>
    <w:p w14:paraId="720184E2" w14:textId="77777777" w:rsidR="00032555" w:rsidRPr="00E96015" w:rsidRDefault="00B35FA1">
      <w:pPr>
        <w:spacing w:line="480" w:lineRule="auto"/>
        <w:rPr>
          <w:b/>
        </w:rPr>
      </w:pPr>
      <w:r w:rsidRPr="00E96015">
        <w:rPr>
          <w:b/>
        </w:rPr>
        <w:t>Acknowledgements</w:t>
      </w:r>
    </w:p>
    <w:p w14:paraId="3F53CD5C" w14:textId="79708FA9" w:rsidR="00032555" w:rsidRPr="00E96015" w:rsidRDefault="00B35FA1">
      <w:pPr>
        <w:spacing w:line="480" w:lineRule="auto"/>
        <w:ind w:firstLine="720"/>
      </w:pPr>
      <w:r w:rsidRPr="00E96015">
        <w:t xml:space="preserve">We would like to acknowledge the assistance of R. Adams, B. Brinkman, K. </w:t>
      </w:r>
      <w:proofErr w:type="spellStart"/>
      <w:r w:rsidRPr="00E96015">
        <w:t>Dohms</w:t>
      </w:r>
      <w:proofErr w:type="spellEnd"/>
      <w:r w:rsidRPr="00E96015">
        <w:t xml:space="preserve">, G. M. Erickson, B. Graham, C. </w:t>
      </w:r>
      <w:proofErr w:type="spellStart"/>
      <w:r w:rsidRPr="00E96015">
        <w:t>Kaluthota</w:t>
      </w:r>
      <w:proofErr w:type="spellEnd"/>
      <w:r w:rsidRPr="00E96015">
        <w:t xml:space="preserve">, L. Lait, C. Macfarlane, P. </w:t>
      </w:r>
      <w:proofErr w:type="spellStart"/>
      <w:r w:rsidRPr="00E96015">
        <w:t>Pulgarin</w:t>
      </w:r>
      <w:proofErr w:type="spellEnd"/>
      <w:r w:rsidRPr="00E96015">
        <w:t xml:space="preserve">, C. Scobie, and C. </w:t>
      </w:r>
      <w:proofErr w:type="spellStart"/>
      <w:r w:rsidRPr="00E96015">
        <w:lastRenderedPageBreak/>
        <w:t>Welke</w:t>
      </w:r>
      <w:proofErr w:type="spellEnd"/>
      <w:r w:rsidRPr="00E96015">
        <w:t xml:space="preserve"> in the </w:t>
      </w:r>
      <w:r w:rsidRPr="00E96015">
        <w:t xml:space="preserve">field. We also thank the following museums for supplying samples: </w:t>
      </w:r>
      <w:r w:rsidRPr="00E96015">
        <w:t>Royal Alberta Museum, Canadian Museum of Nature, Field Museum, Museum of Southwest Biology, and Royal Saskatchewan Museum. Funding has been provided by Natural Sciences and Engineering Research Council of Canada Discovery Grant (TMB), Alberta Innovates (TM</w:t>
      </w:r>
      <w:r w:rsidRPr="00E96015">
        <w:t xml:space="preserve">B), and the North American Bluebird Society (LN). </w:t>
      </w:r>
    </w:p>
    <w:p w14:paraId="0CFA149F" w14:textId="77777777" w:rsidR="00032555" w:rsidRPr="00E96015" w:rsidRDefault="00032555">
      <w:pPr>
        <w:spacing w:line="480" w:lineRule="auto"/>
        <w:ind w:left="720" w:hanging="720"/>
        <w:rPr>
          <w:b/>
        </w:rPr>
      </w:pPr>
    </w:p>
    <w:p w14:paraId="70F5D533" w14:textId="77777777" w:rsidR="00032555" w:rsidRPr="00E96015" w:rsidRDefault="00B35FA1">
      <w:pPr>
        <w:spacing w:line="480" w:lineRule="auto"/>
        <w:ind w:left="720" w:hanging="720"/>
        <w:rPr>
          <w:b/>
        </w:rPr>
      </w:pPr>
      <w:r w:rsidRPr="00E96015">
        <w:rPr>
          <w:b/>
        </w:rPr>
        <w:t>Data Accessibility</w:t>
      </w:r>
    </w:p>
    <w:p w14:paraId="220103A2" w14:textId="77777777" w:rsidR="00032555" w:rsidRPr="00E96015" w:rsidRDefault="00B35FA1">
      <w:pPr>
        <w:spacing w:line="480" w:lineRule="auto"/>
        <w:ind w:left="720" w:hanging="720"/>
      </w:pPr>
      <w:r w:rsidRPr="00E96015">
        <w:t xml:space="preserve">Data used in this manuscript will be made available on Dryad upon acceptance. </w:t>
      </w:r>
    </w:p>
    <w:p w14:paraId="1BF52C4E" w14:textId="77777777" w:rsidR="00032555" w:rsidRPr="00E96015" w:rsidRDefault="00032555">
      <w:pPr>
        <w:spacing w:line="480" w:lineRule="auto"/>
        <w:ind w:left="720" w:hanging="720"/>
      </w:pPr>
    </w:p>
    <w:p w14:paraId="27B166A2" w14:textId="77777777" w:rsidR="00032555" w:rsidRPr="00E96015" w:rsidRDefault="00B35FA1">
      <w:pPr>
        <w:spacing w:line="480" w:lineRule="auto"/>
        <w:ind w:left="720" w:hanging="720"/>
      </w:pPr>
      <w:r w:rsidRPr="00E96015">
        <w:rPr>
          <w:b/>
        </w:rPr>
        <w:t>Author Contributions</w:t>
      </w:r>
    </w:p>
    <w:p w14:paraId="5BBB1477" w14:textId="77777777" w:rsidR="00032555" w:rsidRPr="00E96015" w:rsidRDefault="00B35FA1">
      <w:pPr>
        <w:spacing w:line="480" w:lineRule="auto"/>
      </w:pPr>
      <w:r w:rsidRPr="00E96015">
        <w:t>JH and TB initiated the study. JH collected and scored the phenotype of sapsuckers f</w:t>
      </w:r>
      <w:r w:rsidRPr="00E96015">
        <w:t>rom the hybrid zone. AC processed and analyzed the GBS data, while LN processed and analyzed the traditional genetic markers data. LN synthesized and organized the results.  All authors contributed to the project development, analyses, and writing.</w:t>
      </w:r>
    </w:p>
    <w:p w14:paraId="330CFB3D" w14:textId="77777777" w:rsidR="00032555" w:rsidRPr="00E96015" w:rsidRDefault="00032555">
      <w:pPr>
        <w:spacing w:line="480" w:lineRule="auto"/>
        <w:ind w:left="720" w:hanging="720"/>
      </w:pPr>
    </w:p>
    <w:p w14:paraId="140F1D1E" w14:textId="77777777" w:rsidR="00032555" w:rsidRPr="00E96015" w:rsidRDefault="00032555">
      <w:pPr>
        <w:spacing w:line="480" w:lineRule="auto"/>
        <w:ind w:left="720" w:hanging="720"/>
      </w:pPr>
    </w:p>
    <w:p w14:paraId="22DCC617" w14:textId="77777777" w:rsidR="00032555" w:rsidRPr="00E96015" w:rsidRDefault="00032555">
      <w:pPr>
        <w:spacing w:line="480" w:lineRule="auto"/>
        <w:ind w:firstLine="720"/>
      </w:pPr>
    </w:p>
    <w:p w14:paraId="0AA8310F" w14:textId="77777777" w:rsidR="00032555" w:rsidRPr="00E96015" w:rsidRDefault="00B35FA1">
      <w:r w:rsidRPr="00E96015">
        <w:br w:type="page"/>
      </w:r>
    </w:p>
    <w:p w14:paraId="716EB19C" w14:textId="3E6027E7" w:rsidR="00032555" w:rsidRPr="00E96015" w:rsidRDefault="00B35FA1">
      <w:pPr>
        <w:spacing w:line="480" w:lineRule="auto"/>
        <w:rPr>
          <w:b/>
        </w:rPr>
      </w:pPr>
      <w:r w:rsidRPr="00E96015">
        <w:rPr>
          <w:b/>
        </w:rPr>
        <w:lastRenderedPageBreak/>
        <w:t>Re</w:t>
      </w:r>
      <w:r w:rsidRPr="00E96015">
        <w:rPr>
          <w:b/>
        </w:rPr>
        <w:t>ferences</w:t>
      </w:r>
    </w:p>
    <w:p w14:paraId="09E7AD07" w14:textId="5D15650D" w:rsidR="00C247B2" w:rsidRPr="00E96015" w:rsidRDefault="00C247B2" w:rsidP="0017516A">
      <w:pPr>
        <w:spacing w:line="480" w:lineRule="auto"/>
        <w:ind w:left="720" w:hanging="720"/>
        <w:rPr>
          <w:bCs/>
        </w:rPr>
      </w:pPr>
      <w:proofErr w:type="spellStart"/>
      <w:r w:rsidRPr="00E96015">
        <w:rPr>
          <w:bCs/>
        </w:rPr>
        <w:t>Aguill</w:t>
      </w:r>
      <w:r w:rsidR="0017516A" w:rsidRPr="00E96015">
        <w:rPr>
          <w:bCs/>
        </w:rPr>
        <w:t>on</w:t>
      </w:r>
      <w:proofErr w:type="spellEnd"/>
      <w:r w:rsidR="0017516A" w:rsidRPr="00E96015">
        <w:rPr>
          <w:bCs/>
        </w:rPr>
        <w:t xml:space="preserve">, S.M., Walsh, J., &amp; </w:t>
      </w:r>
      <w:proofErr w:type="spellStart"/>
      <w:r w:rsidR="0017516A" w:rsidRPr="00E96015">
        <w:rPr>
          <w:bCs/>
        </w:rPr>
        <w:t>Lovette</w:t>
      </w:r>
      <w:proofErr w:type="spellEnd"/>
      <w:r w:rsidR="0017516A" w:rsidRPr="00E96015">
        <w:rPr>
          <w:bCs/>
        </w:rPr>
        <w:t xml:space="preserve">, I.J. (2020). Extensive hybridization reveals multiple coloration genes underlying a complex plumage phenotype. </w:t>
      </w:r>
      <w:proofErr w:type="spellStart"/>
      <w:r w:rsidR="0017516A" w:rsidRPr="00E96015">
        <w:rPr>
          <w:bCs/>
        </w:rPr>
        <w:t>bioRxiv</w:t>
      </w:r>
      <w:proofErr w:type="spellEnd"/>
      <w:r w:rsidR="0017516A" w:rsidRPr="00E96015">
        <w:rPr>
          <w:bCs/>
        </w:rPr>
        <w:t xml:space="preserve"> </w:t>
      </w:r>
      <w:r w:rsidR="0017516A" w:rsidRPr="00E96015">
        <w:rPr>
          <w:bCs/>
        </w:rPr>
        <w:t xml:space="preserve">2020.07.10.197715; </w:t>
      </w:r>
    </w:p>
    <w:p w14:paraId="3EA0B179" w14:textId="77777777" w:rsidR="00032555" w:rsidRPr="00E96015" w:rsidRDefault="00B35FA1">
      <w:pPr>
        <w:widowControl w:val="0"/>
        <w:spacing w:line="480" w:lineRule="auto"/>
        <w:ind w:left="480" w:hanging="480"/>
      </w:pPr>
      <w:r w:rsidRPr="00E96015">
        <w:t xml:space="preserve">Alexander, D. H., </w:t>
      </w:r>
      <w:proofErr w:type="spellStart"/>
      <w:r w:rsidRPr="00E96015">
        <w:t>Novembre</w:t>
      </w:r>
      <w:proofErr w:type="spellEnd"/>
      <w:r w:rsidRPr="00E96015">
        <w:t>, J., &amp; Lange, K. (2009). Fast model-based estimation of ancestry in unrelated individuals. Genome Research, 19(9), 1655–1664.</w:t>
      </w:r>
    </w:p>
    <w:p w14:paraId="35C535EA" w14:textId="77777777" w:rsidR="00032555" w:rsidRPr="00E96015" w:rsidRDefault="00B35FA1">
      <w:pPr>
        <w:widowControl w:val="0"/>
        <w:spacing w:line="480" w:lineRule="auto"/>
        <w:ind w:left="480" w:hanging="480"/>
      </w:pPr>
      <w:proofErr w:type="spellStart"/>
      <w:r w:rsidRPr="00E96015">
        <w:t>Billerman</w:t>
      </w:r>
      <w:proofErr w:type="spellEnd"/>
      <w:r w:rsidRPr="00E96015">
        <w:t>, S. M. (2016). An Integrative Approach to Understanding Hybrid Zone Movement and Int</w:t>
      </w:r>
      <w:r w:rsidRPr="00E96015">
        <w:t>rogression in Sphyrapicus Woodpeckers. University of Wyoming.</w:t>
      </w:r>
    </w:p>
    <w:p w14:paraId="69B22C5E" w14:textId="77777777" w:rsidR="00032555" w:rsidRPr="00E96015" w:rsidRDefault="00B35FA1">
      <w:pPr>
        <w:widowControl w:val="0"/>
        <w:spacing w:line="480" w:lineRule="auto"/>
        <w:ind w:left="480" w:hanging="480"/>
      </w:pPr>
      <w:proofErr w:type="spellStart"/>
      <w:r w:rsidRPr="00E96015">
        <w:t>Billerman</w:t>
      </w:r>
      <w:proofErr w:type="spellEnd"/>
      <w:r w:rsidRPr="00E96015">
        <w:t>, S. M., Cicero, C., Bowie, R. C. K., &amp; Carling, M. D. (2019). Phenotypic and genetic introgression across a moving woodpecker hybrid zone. Molecular Ecology, 28, 1692–1708.</w:t>
      </w:r>
    </w:p>
    <w:p w14:paraId="735D1499" w14:textId="77777777" w:rsidR="00032555" w:rsidRPr="00E96015" w:rsidRDefault="00B35FA1">
      <w:pPr>
        <w:widowControl w:val="0"/>
        <w:spacing w:line="480" w:lineRule="auto"/>
        <w:ind w:left="480" w:hanging="480"/>
      </w:pPr>
      <w:proofErr w:type="spellStart"/>
      <w:r w:rsidRPr="00E96015">
        <w:t>Billerman</w:t>
      </w:r>
      <w:proofErr w:type="spellEnd"/>
      <w:r w:rsidRPr="00E96015">
        <w:t xml:space="preserve">, </w:t>
      </w:r>
      <w:r w:rsidRPr="00E96015">
        <w:t>S. M., Murphy, M. A., &amp; Carling, M. D. (2016). Changing climate mediates sapsucker (</w:t>
      </w:r>
      <w:proofErr w:type="gramStart"/>
      <w:r w:rsidRPr="00E96015">
        <w:t>Aves :</w:t>
      </w:r>
      <w:proofErr w:type="gramEnd"/>
      <w:r w:rsidRPr="00E96015">
        <w:t xml:space="preserve"> </w:t>
      </w:r>
      <w:r w:rsidRPr="00E96015">
        <w:rPr>
          <w:i/>
        </w:rPr>
        <w:t>Sphyrapicus</w:t>
      </w:r>
      <w:r w:rsidRPr="00E96015">
        <w:t>) hybrid zone movement. Ecology and Evolution, 6(22), 7976–7990.</w:t>
      </w:r>
    </w:p>
    <w:p w14:paraId="54EC147D" w14:textId="37429672" w:rsidR="00032555" w:rsidRPr="00E96015" w:rsidRDefault="00B35FA1">
      <w:pPr>
        <w:widowControl w:val="0"/>
        <w:spacing w:line="480" w:lineRule="auto"/>
        <w:ind w:left="480" w:hanging="480"/>
      </w:pPr>
      <w:r w:rsidRPr="00E96015">
        <w:t xml:space="preserve">Bradbury, P. J., Zhang, Z., Kroon, D. E., </w:t>
      </w:r>
      <w:proofErr w:type="spellStart"/>
      <w:r w:rsidRPr="00E96015">
        <w:t>Casstevens</w:t>
      </w:r>
      <w:proofErr w:type="spellEnd"/>
      <w:r w:rsidRPr="00E96015">
        <w:t xml:space="preserve">, T. M., </w:t>
      </w:r>
      <w:proofErr w:type="spellStart"/>
      <w:r w:rsidRPr="00E96015">
        <w:t>Ramdoss</w:t>
      </w:r>
      <w:proofErr w:type="spellEnd"/>
      <w:r w:rsidRPr="00E96015">
        <w:t>, Y., &amp; Buckler, E. S</w:t>
      </w:r>
      <w:r w:rsidRPr="00E96015">
        <w:t>. (2007). TASSEL: Software for association mapping of complex traits in diverse samples. Bioinformatics, 23(19), 2633–2635.</w:t>
      </w:r>
    </w:p>
    <w:p w14:paraId="109257D4" w14:textId="346BF0B8" w:rsidR="00C247B2" w:rsidRPr="00E96015" w:rsidRDefault="00C247B2" w:rsidP="00C247B2">
      <w:pPr>
        <w:widowControl w:val="0"/>
        <w:spacing w:line="480" w:lineRule="auto"/>
        <w:ind w:left="480" w:hanging="480"/>
      </w:pPr>
      <w:r w:rsidRPr="00E96015">
        <w:t xml:space="preserve">Burg, T.M., &amp; </w:t>
      </w:r>
      <w:proofErr w:type="spellStart"/>
      <w:r w:rsidRPr="00E96015">
        <w:t>Croxall</w:t>
      </w:r>
      <w:proofErr w:type="spellEnd"/>
      <w:r w:rsidRPr="00E96015">
        <w:t xml:space="preserve">, J.P. (2001). </w:t>
      </w:r>
      <w:r w:rsidRPr="00E96015">
        <w:t>Global relationships amongst black-browed and grey-headed albatrosses: analysis of population structure using mitochondrial DNA and microsatellites</w:t>
      </w:r>
      <w:r w:rsidRPr="00E96015">
        <w:t xml:space="preserve">. Molecular Ecology, 10, </w:t>
      </w:r>
      <w:r w:rsidRPr="00E96015">
        <w:t>2647–2660</w:t>
      </w:r>
      <w:r w:rsidRPr="00E96015">
        <w:t>.</w:t>
      </w:r>
    </w:p>
    <w:p w14:paraId="7FDAD041" w14:textId="77777777" w:rsidR="00032555" w:rsidRPr="00E96015" w:rsidRDefault="00B35FA1">
      <w:pPr>
        <w:widowControl w:val="0"/>
        <w:spacing w:line="480" w:lineRule="auto"/>
        <w:ind w:left="480" w:hanging="480"/>
      </w:pPr>
      <w:proofErr w:type="spellStart"/>
      <w:r w:rsidRPr="00E96015">
        <w:t>Catchen</w:t>
      </w:r>
      <w:proofErr w:type="spellEnd"/>
      <w:r w:rsidRPr="00E96015">
        <w:t xml:space="preserve">, J., Hohenlohe, P. A., </w:t>
      </w:r>
      <w:proofErr w:type="spellStart"/>
      <w:r w:rsidRPr="00E96015">
        <w:t>Bassham</w:t>
      </w:r>
      <w:proofErr w:type="spellEnd"/>
      <w:r w:rsidRPr="00E96015">
        <w:t xml:space="preserve">, S., </w:t>
      </w:r>
      <w:proofErr w:type="spellStart"/>
      <w:r w:rsidRPr="00E96015">
        <w:t>Amores</w:t>
      </w:r>
      <w:proofErr w:type="spellEnd"/>
      <w:r w:rsidRPr="00E96015">
        <w:t xml:space="preserve">, A., &amp; </w:t>
      </w:r>
      <w:proofErr w:type="spellStart"/>
      <w:r w:rsidRPr="00E96015">
        <w:t>Cresko</w:t>
      </w:r>
      <w:proofErr w:type="spellEnd"/>
      <w:r w:rsidRPr="00E96015">
        <w:t>, W. A. (2013). Stacks: An analysis tool set for population genomics</w:t>
      </w:r>
      <w:r w:rsidRPr="00E96015">
        <w:t>. Molecular Ecology, 22(11), 3124–3140.</w:t>
      </w:r>
    </w:p>
    <w:p w14:paraId="08744D72" w14:textId="77777777" w:rsidR="00032555" w:rsidRPr="00E96015" w:rsidRDefault="00B35FA1">
      <w:pPr>
        <w:widowControl w:val="0"/>
        <w:spacing w:line="480" w:lineRule="auto"/>
        <w:ind w:left="480" w:hanging="480"/>
      </w:pPr>
      <w:proofErr w:type="spellStart"/>
      <w:r w:rsidRPr="00E96015">
        <w:t>Catchen</w:t>
      </w:r>
      <w:proofErr w:type="spellEnd"/>
      <w:r w:rsidRPr="00E96015">
        <w:t xml:space="preserve">, J. M., </w:t>
      </w:r>
      <w:proofErr w:type="spellStart"/>
      <w:r w:rsidRPr="00E96015">
        <w:t>Amores</w:t>
      </w:r>
      <w:proofErr w:type="spellEnd"/>
      <w:r w:rsidRPr="00E96015">
        <w:t xml:space="preserve">, A., Hohenlohe, P., </w:t>
      </w:r>
      <w:proofErr w:type="spellStart"/>
      <w:r w:rsidRPr="00E96015">
        <w:t>Cresko</w:t>
      </w:r>
      <w:proofErr w:type="spellEnd"/>
      <w:r w:rsidRPr="00E96015">
        <w:t xml:space="preserve">, W., </w:t>
      </w:r>
      <w:proofErr w:type="spellStart"/>
      <w:r w:rsidRPr="00E96015">
        <w:t>Postlethwait</w:t>
      </w:r>
      <w:proofErr w:type="spellEnd"/>
      <w:r w:rsidRPr="00E96015">
        <w:t xml:space="preserve">, J. H., &amp; De Koning, D.-J. (2011). Stacks: Building and genotyping loci </w:t>
      </w:r>
      <w:r w:rsidRPr="00E96015">
        <w:rPr>
          <w:i/>
        </w:rPr>
        <w:t>de novo</w:t>
      </w:r>
      <w:r w:rsidRPr="00E96015">
        <w:t xml:space="preserve"> from short-read sequences. G3, 1(3), </w:t>
      </w:r>
      <w:r w:rsidRPr="00E96015">
        <w:lastRenderedPageBreak/>
        <w:t>171–182.</w:t>
      </w:r>
    </w:p>
    <w:p w14:paraId="70CBBD64" w14:textId="77777777" w:rsidR="00032555" w:rsidRPr="00E96015" w:rsidRDefault="00B35FA1">
      <w:pPr>
        <w:widowControl w:val="0"/>
        <w:spacing w:line="480" w:lineRule="auto"/>
        <w:ind w:left="480" w:hanging="480"/>
      </w:pPr>
      <w:r w:rsidRPr="00E96015">
        <w:t>Cicero, C., &amp; Johnson,</w:t>
      </w:r>
      <w:r w:rsidRPr="00E96015">
        <w:t xml:space="preserve"> N. K. (1995). Speciation in sapsuckers (</w:t>
      </w:r>
      <w:r w:rsidRPr="00E96015">
        <w:rPr>
          <w:i/>
        </w:rPr>
        <w:t>Sphyrapicus</w:t>
      </w:r>
      <w:r w:rsidRPr="00E96015">
        <w:t>): III. Mitochondrial-DNA sequence divergence at the cytochrome-b locus. Auk, 112(3), 547–553.</w:t>
      </w:r>
    </w:p>
    <w:p w14:paraId="532DA142" w14:textId="77777777" w:rsidR="00032555" w:rsidRPr="00E96015" w:rsidRDefault="00B35FA1">
      <w:pPr>
        <w:widowControl w:val="0"/>
        <w:spacing w:line="480" w:lineRule="auto"/>
        <w:ind w:left="480" w:hanging="480"/>
      </w:pPr>
      <w:r w:rsidRPr="00E96015">
        <w:t>Downing</w:t>
      </w:r>
      <w:r w:rsidR="002817DB" w:rsidRPr="00E96015">
        <w:t>,</w:t>
      </w:r>
      <w:r w:rsidRPr="00E96015">
        <w:t xml:space="preserve"> D.J.</w:t>
      </w:r>
      <w:r w:rsidR="002817DB" w:rsidRPr="00E96015">
        <w:t>,</w:t>
      </w:r>
      <w:r w:rsidRPr="00E96015">
        <w:t xml:space="preserve"> &amp; </w:t>
      </w:r>
      <w:proofErr w:type="spellStart"/>
      <w:r w:rsidR="002817DB" w:rsidRPr="00E96015">
        <w:t>Pettapiece</w:t>
      </w:r>
      <w:proofErr w:type="spellEnd"/>
      <w:r w:rsidR="002817DB" w:rsidRPr="00E96015">
        <w:t xml:space="preserve">, </w:t>
      </w:r>
      <w:r w:rsidRPr="00E96015">
        <w:t xml:space="preserve">W.W. </w:t>
      </w:r>
      <w:r w:rsidR="002817DB" w:rsidRPr="00E96015">
        <w:t>(</w:t>
      </w:r>
      <w:r w:rsidRPr="00E96015">
        <w:t>2006</w:t>
      </w:r>
      <w:r w:rsidR="002817DB" w:rsidRPr="00E96015">
        <w:t>).</w:t>
      </w:r>
      <w:r w:rsidRPr="00E96015">
        <w:t xml:space="preserve"> Natural Regions Committee 2006. Natural Regions and Su</w:t>
      </w:r>
      <w:r w:rsidRPr="00E96015">
        <w:t>bregions of Alberta. Government of Alberta. Pub. No. T/852.</w:t>
      </w:r>
    </w:p>
    <w:p w14:paraId="18904B9A" w14:textId="77777777" w:rsidR="00032555" w:rsidRPr="00E96015" w:rsidRDefault="00B35FA1">
      <w:pPr>
        <w:widowControl w:val="0"/>
        <w:spacing w:line="480" w:lineRule="auto"/>
        <w:ind w:left="480" w:hanging="480"/>
      </w:pPr>
      <w:r w:rsidRPr="00E96015">
        <w:t xml:space="preserve">Friesen, V. L., Congdon, B. C., Walsh, H. E., &amp; </w:t>
      </w:r>
      <w:proofErr w:type="spellStart"/>
      <w:r w:rsidRPr="00E96015">
        <w:t>Birt</w:t>
      </w:r>
      <w:proofErr w:type="spellEnd"/>
      <w:r w:rsidRPr="00E96015">
        <w:t>, T. P. (1997). Intron variation in marbled murrelets detected using analyses of single-stranded conformational polymorphisms. Molecular Ecology</w:t>
      </w:r>
      <w:r w:rsidRPr="00E96015">
        <w:t>, 6(11), 1047–1058.</w:t>
      </w:r>
    </w:p>
    <w:p w14:paraId="72B118A0" w14:textId="77777777" w:rsidR="00032555" w:rsidRPr="00E96015" w:rsidRDefault="00B35FA1">
      <w:pPr>
        <w:widowControl w:val="0"/>
        <w:spacing w:line="480" w:lineRule="auto"/>
        <w:ind w:left="480" w:hanging="480"/>
      </w:pPr>
      <w:proofErr w:type="spellStart"/>
      <w:r w:rsidRPr="00E96015">
        <w:t>Gompert</w:t>
      </w:r>
      <w:proofErr w:type="spellEnd"/>
      <w:r w:rsidRPr="00E96015">
        <w:t>, Z., &amp; Buerkle, C. A. (2009). A powerful regression-based method for admixture mapping of isolation across the genome of hybrids. Molecular Ecology, 18(6), 1207–1224.</w:t>
      </w:r>
    </w:p>
    <w:p w14:paraId="0F0AAF7C" w14:textId="77777777" w:rsidR="00032555" w:rsidRPr="00E96015" w:rsidRDefault="00B35FA1">
      <w:pPr>
        <w:widowControl w:val="0"/>
        <w:spacing w:line="480" w:lineRule="auto"/>
        <w:ind w:left="480" w:hanging="480"/>
      </w:pPr>
      <w:proofErr w:type="spellStart"/>
      <w:r w:rsidRPr="00E96015">
        <w:t>Gompert</w:t>
      </w:r>
      <w:proofErr w:type="spellEnd"/>
      <w:r w:rsidRPr="00E96015">
        <w:t xml:space="preserve">, Z., &amp; Buerkle, C. A. (2010). INTROGRESS: A software package for mapping </w:t>
      </w:r>
      <w:r w:rsidRPr="00E96015">
        <w:t>components of isolation in hybrids. Molecular Ecology Resources, 10(2), 378–384.</w:t>
      </w:r>
    </w:p>
    <w:p w14:paraId="27FAD72E" w14:textId="77777777" w:rsidR="00032555" w:rsidRPr="00E96015" w:rsidRDefault="00B35FA1">
      <w:pPr>
        <w:widowControl w:val="0"/>
        <w:spacing w:line="480" w:lineRule="auto"/>
        <w:ind w:left="480" w:hanging="480"/>
      </w:pPr>
      <w:r w:rsidRPr="00E96015">
        <w:t>Grant, P. R., &amp; Grant, B. R. (1992). Hybridization of bird species. Science, 256(5054), 193–197.</w:t>
      </w:r>
    </w:p>
    <w:p w14:paraId="5D1DBCDA" w14:textId="77777777" w:rsidR="00032555" w:rsidRPr="00E96015" w:rsidRDefault="00B35FA1">
      <w:pPr>
        <w:widowControl w:val="0"/>
        <w:spacing w:line="480" w:lineRule="auto"/>
        <w:ind w:left="480" w:hanging="480"/>
      </w:pPr>
      <w:proofErr w:type="spellStart"/>
      <w:r w:rsidRPr="00E96015">
        <w:t>Grossen</w:t>
      </w:r>
      <w:proofErr w:type="spellEnd"/>
      <w:r w:rsidRPr="00E96015">
        <w:t xml:space="preserve">, C., Seneviratne, S. S., </w:t>
      </w:r>
      <w:proofErr w:type="spellStart"/>
      <w:r w:rsidRPr="00E96015">
        <w:t>Croll</w:t>
      </w:r>
      <w:proofErr w:type="spellEnd"/>
      <w:r w:rsidRPr="00E96015">
        <w:t>, D., &amp; Irwin, D. E. (2016). Strong reproductive isolation and narrow genomic tracts of differentiation among three woodp</w:t>
      </w:r>
      <w:r w:rsidRPr="00E96015">
        <w:t>ecker species in secondary contact. Molecular Ecology, 25, 4247–4266.</w:t>
      </w:r>
    </w:p>
    <w:p w14:paraId="58E2D96D" w14:textId="77777777" w:rsidR="00032555" w:rsidRPr="00E96015" w:rsidRDefault="00B35FA1">
      <w:pPr>
        <w:widowControl w:val="0"/>
        <w:spacing w:line="480" w:lineRule="auto"/>
        <w:ind w:left="480" w:hanging="480"/>
      </w:pPr>
      <w:r w:rsidRPr="00E96015">
        <w:t>Hamilton, J. A., &amp; Aitken, S. N. (2013). Genetic and morphological structure of a spruce hybrid (</w:t>
      </w:r>
      <w:proofErr w:type="spellStart"/>
      <w:r w:rsidRPr="00E96015">
        <w:rPr>
          <w:i/>
        </w:rPr>
        <w:t>Picea</w:t>
      </w:r>
      <w:proofErr w:type="spellEnd"/>
      <w:r w:rsidRPr="00E96015">
        <w:rPr>
          <w:i/>
        </w:rPr>
        <w:t xml:space="preserve"> </w:t>
      </w:r>
      <w:proofErr w:type="spellStart"/>
      <w:r w:rsidRPr="00E96015">
        <w:rPr>
          <w:i/>
        </w:rPr>
        <w:t>sitchensis</w:t>
      </w:r>
      <w:proofErr w:type="spellEnd"/>
      <w:r w:rsidRPr="00E96015">
        <w:rPr>
          <w:i/>
        </w:rPr>
        <w:t xml:space="preserve"> x P. glauca</w:t>
      </w:r>
      <w:r w:rsidRPr="00E96015">
        <w:t>) zone along a climatic gradient. American Journal of Botany,</w:t>
      </w:r>
      <w:r w:rsidRPr="00E96015">
        <w:t xml:space="preserve"> 100(8), 1651–1662.</w:t>
      </w:r>
    </w:p>
    <w:p w14:paraId="11BC0976" w14:textId="77777777" w:rsidR="00032555" w:rsidRPr="00E96015" w:rsidRDefault="00B35FA1">
      <w:pPr>
        <w:widowControl w:val="0"/>
        <w:spacing w:line="480" w:lineRule="auto"/>
        <w:ind w:left="480" w:hanging="480"/>
      </w:pPr>
      <w:r w:rsidRPr="00E96015">
        <w:t>Hewitt, G. M. (1988). Hybrid zones - natural laboratories for evolutionary studies. Trends in Ecology &amp; Evolution, 3(7), 158–167.</w:t>
      </w:r>
    </w:p>
    <w:p w14:paraId="75C3A5B1" w14:textId="77777777" w:rsidR="00032555" w:rsidRPr="00E96015" w:rsidRDefault="00B35FA1">
      <w:pPr>
        <w:widowControl w:val="0"/>
        <w:spacing w:line="480" w:lineRule="auto"/>
        <w:ind w:left="480" w:hanging="480"/>
      </w:pPr>
      <w:r w:rsidRPr="00E96015">
        <w:t xml:space="preserve">Howell, T. R. (1952). Natural history and differentiation in the yellow-bellied sapsucker. Condor, 54(5), </w:t>
      </w:r>
      <w:r w:rsidRPr="00E96015">
        <w:t>237–282.</w:t>
      </w:r>
    </w:p>
    <w:p w14:paraId="6DB86F7C" w14:textId="77777777" w:rsidR="00032555" w:rsidRPr="00E96015" w:rsidRDefault="00B35FA1">
      <w:pPr>
        <w:widowControl w:val="0"/>
        <w:spacing w:line="480" w:lineRule="auto"/>
        <w:ind w:left="480" w:hanging="480"/>
      </w:pPr>
      <w:r w:rsidRPr="00E96015">
        <w:lastRenderedPageBreak/>
        <w:t>Johnson, N. K., &amp; Johnson, C. B. (1985). Speciation in sapsuckers (</w:t>
      </w:r>
      <w:r w:rsidRPr="00E96015">
        <w:rPr>
          <w:i/>
        </w:rPr>
        <w:t>Sphyrapicus</w:t>
      </w:r>
      <w:r w:rsidRPr="00E96015">
        <w:t xml:space="preserve">): II. Sympatry, hybridization, and mate preference in </w:t>
      </w:r>
      <w:r w:rsidRPr="00E96015">
        <w:rPr>
          <w:i/>
        </w:rPr>
        <w:t xml:space="preserve">S. ruber </w:t>
      </w:r>
      <w:proofErr w:type="spellStart"/>
      <w:r w:rsidRPr="00E96015">
        <w:rPr>
          <w:i/>
        </w:rPr>
        <w:t>daggetti</w:t>
      </w:r>
      <w:proofErr w:type="spellEnd"/>
      <w:r w:rsidRPr="00E96015">
        <w:t xml:space="preserve"> and </w:t>
      </w:r>
      <w:r w:rsidRPr="00E96015">
        <w:rPr>
          <w:i/>
        </w:rPr>
        <w:t>S. nuchalis</w:t>
      </w:r>
      <w:r w:rsidRPr="00E96015">
        <w:t>. Auk, 102(1), 1–15.</w:t>
      </w:r>
    </w:p>
    <w:p w14:paraId="5799CF5F" w14:textId="77777777" w:rsidR="00032555" w:rsidRPr="00E96015" w:rsidRDefault="00B35FA1">
      <w:pPr>
        <w:widowControl w:val="0"/>
        <w:spacing w:line="480" w:lineRule="auto"/>
        <w:ind w:left="480" w:hanging="480"/>
      </w:pPr>
      <w:r w:rsidRPr="00E96015">
        <w:t>Johnson, N. K., &amp; Zink, R. M. (1983). Speciation in sapsucke</w:t>
      </w:r>
      <w:r w:rsidRPr="00E96015">
        <w:t>rs (</w:t>
      </w:r>
      <w:r w:rsidRPr="00E96015">
        <w:rPr>
          <w:i/>
        </w:rPr>
        <w:t>Sphyrapicus</w:t>
      </w:r>
      <w:r w:rsidRPr="00E96015">
        <w:t>): I. Genetic differentiation. Auk, 100(4), 871–884.</w:t>
      </w:r>
    </w:p>
    <w:p w14:paraId="42B55BEF" w14:textId="77777777" w:rsidR="00032555" w:rsidRPr="00E96015" w:rsidRDefault="00B35FA1">
      <w:pPr>
        <w:widowControl w:val="0"/>
        <w:spacing w:line="480" w:lineRule="auto"/>
        <w:ind w:left="480" w:hanging="480"/>
      </w:pPr>
      <w:r w:rsidRPr="00E96015">
        <w:t>McCracken, K. G., Wilson, R. E., &amp; Martin, A. R. (2013). Gene flow and hybridization between numerically imbalanced populations of two duck species on the subantarctic island of South Geor</w:t>
      </w:r>
      <w:r w:rsidRPr="00E96015">
        <w:t xml:space="preserve">gia. </w:t>
      </w:r>
      <w:proofErr w:type="spellStart"/>
      <w:r w:rsidRPr="00E96015">
        <w:t>PLoS</w:t>
      </w:r>
      <w:proofErr w:type="spellEnd"/>
      <w:r w:rsidRPr="00E96015">
        <w:t xml:space="preserve"> ONE, 8(12), 1–8. </w:t>
      </w:r>
    </w:p>
    <w:p w14:paraId="4294B34B" w14:textId="77777777" w:rsidR="00032555" w:rsidRPr="00E96015" w:rsidRDefault="00B35FA1">
      <w:pPr>
        <w:widowControl w:val="0"/>
        <w:spacing w:line="480" w:lineRule="auto"/>
        <w:ind w:left="480" w:hanging="480"/>
      </w:pPr>
      <w:r w:rsidRPr="00E96015">
        <w:t xml:space="preserve">Milne, R. I., &amp; Abbott, R. J. (2008). Reproductive isolation among two interfertile </w:t>
      </w:r>
      <w:r w:rsidRPr="00E96015">
        <w:rPr>
          <w:i/>
        </w:rPr>
        <w:t>Rhododendron</w:t>
      </w:r>
      <w:r w:rsidRPr="00E96015">
        <w:t xml:space="preserve"> species: Low frequency of post-F1 hybrid genotypes in alpine hybrid zones. Molecular Ecology, 17(4), 1108–1121.</w:t>
      </w:r>
    </w:p>
    <w:p w14:paraId="5DAF2B6C" w14:textId="77777777" w:rsidR="00032555" w:rsidRPr="00E96015" w:rsidRDefault="00B35FA1">
      <w:pPr>
        <w:widowControl w:val="0"/>
        <w:spacing w:line="480" w:lineRule="auto"/>
        <w:ind w:left="480" w:hanging="480"/>
      </w:pPr>
      <w:r w:rsidRPr="00E96015">
        <w:t>Moore, W. S. (1977)</w:t>
      </w:r>
      <w:r w:rsidRPr="00E96015">
        <w:t>. An evaluation of narrow hybrid zones in vertebrates. The Quarterly Review of Biology, 52(3), 263–277.</w:t>
      </w:r>
    </w:p>
    <w:p w14:paraId="2421ACA5" w14:textId="77777777" w:rsidR="00032555" w:rsidRPr="00E96015" w:rsidRDefault="00B35FA1">
      <w:pPr>
        <w:widowControl w:val="0"/>
        <w:spacing w:line="480" w:lineRule="auto"/>
        <w:ind w:left="480" w:hanging="480"/>
      </w:pPr>
      <w:r w:rsidRPr="00E96015">
        <w:t xml:space="preserve">Nadeau, N. J., Mundy, N. I., </w:t>
      </w:r>
      <w:proofErr w:type="spellStart"/>
      <w:r w:rsidRPr="00E96015">
        <w:t>Gourichon</w:t>
      </w:r>
      <w:proofErr w:type="spellEnd"/>
      <w:r w:rsidRPr="00E96015">
        <w:t>, D., &amp; Minvielle, F. (2007). Association of a single-nucleotide substitution in TYRP1 with roux in Japanese quail</w:t>
      </w:r>
      <w:r w:rsidRPr="00E96015">
        <w:t xml:space="preserve"> (</w:t>
      </w:r>
      <w:r w:rsidRPr="00E96015">
        <w:rPr>
          <w:i/>
        </w:rPr>
        <w:t>Coturnix japonica</w:t>
      </w:r>
      <w:r w:rsidRPr="00E96015">
        <w:t>). Animal Genetics, 38(6), 609–613.</w:t>
      </w:r>
    </w:p>
    <w:p w14:paraId="3AE90AB0" w14:textId="77777777" w:rsidR="00032555" w:rsidRPr="00E96015" w:rsidRDefault="00B35FA1">
      <w:pPr>
        <w:widowControl w:val="0"/>
        <w:spacing w:line="480" w:lineRule="auto"/>
        <w:ind w:left="480" w:hanging="480"/>
        <w:rPr>
          <w:ins w:id="1" w:author="Theresa Burg" w:date="2020-10-26T22:34:00Z"/>
        </w:rPr>
      </w:pPr>
      <w:r w:rsidRPr="00E96015">
        <w:t>Natola, L., &amp; Burg, T. M. (2018). Population genetics and speciation of yellow-bellied, red-naped, and red-breasted sapsuckers (</w:t>
      </w:r>
      <w:r w:rsidRPr="00E96015">
        <w:rPr>
          <w:i/>
        </w:rPr>
        <w:t>Sphyrapicus varius</w:t>
      </w:r>
      <w:r w:rsidRPr="00E96015">
        <w:t xml:space="preserve">, </w:t>
      </w:r>
      <w:r w:rsidRPr="00E96015">
        <w:rPr>
          <w:i/>
        </w:rPr>
        <w:t>S. nuchalis</w:t>
      </w:r>
      <w:r w:rsidRPr="00E96015">
        <w:t xml:space="preserve">, and </w:t>
      </w:r>
      <w:r w:rsidRPr="00E96015">
        <w:rPr>
          <w:i/>
        </w:rPr>
        <w:t>S. ruber</w:t>
      </w:r>
      <w:r w:rsidRPr="00E96015">
        <w:t>). Journal of Heredity, 109(</w:t>
      </w:r>
      <w:r w:rsidRPr="00E96015">
        <w:t xml:space="preserve">6), 663–674. </w:t>
      </w:r>
    </w:p>
    <w:p w14:paraId="194BC620" w14:textId="77777777" w:rsidR="00032555" w:rsidRPr="00E96015" w:rsidRDefault="00B35FA1">
      <w:pPr>
        <w:widowControl w:val="0"/>
        <w:spacing w:line="480" w:lineRule="auto"/>
        <w:ind w:left="480" w:hanging="480"/>
      </w:pPr>
      <w:r w:rsidRPr="00E96015">
        <w:t xml:space="preserve">Peterson, B. K., Weber, J. N., Kay, E. H., Fisher, H. S., &amp; Hoekstra, H. E. (2012). Double digest </w:t>
      </w:r>
      <w:proofErr w:type="spellStart"/>
      <w:r w:rsidRPr="00E96015">
        <w:t>RADseq</w:t>
      </w:r>
      <w:proofErr w:type="spellEnd"/>
      <w:r w:rsidRPr="00E96015">
        <w:t xml:space="preserve">: An inexpensive method for </w:t>
      </w:r>
      <w:r w:rsidRPr="00E96015">
        <w:rPr>
          <w:i/>
        </w:rPr>
        <w:t>de novo</w:t>
      </w:r>
      <w:r w:rsidRPr="00E96015">
        <w:t xml:space="preserve"> SNP discovery and genotyping in model and non-model species. </w:t>
      </w:r>
      <w:proofErr w:type="spellStart"/>
      <w:r w:rsidRPr="00E96015">
        <w:t>PLoS</w:t>
      </w:r>
      <w:proofErr w:type="spellEnd"/>
      <w:r w:rsidRPr="00E96015">
        <w:t xml:space="preserve"> ONE, 7(5), e37135.</w:t>
      </w:r>
    </w:p>
    <w:p w14:paraId="0AFC7858" w14:textId="77777777" w:rsidR="00032555" w:rsidRPr="00E96015" w:rsidRDefault="00B35FA1">
      <w:pPr>
        <w:widowControl w:val="0"/>
        <w:spacing w:line="480" w:lineRule="auto"/>
        <w:ind w:left="480" w:hanging="480"/>
      </w:pPr>
      <w:r w:rsidRPr="00E96015">
        <w:t>Pinheiro, F., Gou</w:t>
      </w:r>
      <w:r w:rsidRPr="00E96015">
        <w:t xml:space="preserve">veia, T. M. Z. de M. E, Cozzolino, S., &amp; </w:t>
      </w:r>
      <w:proofErr w:type="spellStart"/>
      <w:r w:rsidRPr="00E96015">
        <w:t>Cafasso</w:t>
      </w:r>
      <w:proofErr w:type="spellEnd"/>
      <w:r w:rsidRPr="00E96015">
        <w:t xml:space="preserve">, D. (2016). Strong but permeable barriers to gene exchange between sister species of </w:t>
      </w:r>
      <w:r w:rsidRPr="00E96015">
        <w:rPr>
          <w:i/>
        </w:rPr>
        <w:t>Epidendrum</w:t>
      </w:r>
      <w:r w:rsidRPr="00E96015">
        <w:t xml:space="preserve">. American </w:t>
      </w:r>
      <w:r w:rsidRPr="00E96015">
        <w:lastRenderedPageBreak/>
        <w:t>Journal of Botany, 103(8), 1472–1482.</w:t>
      </w:r>
    </w:p>
    <w:p w14:paraId="12A17CB9" w14:textId="77777777" w:rsidR="00032555" w:rsidRPr="00E96015" w:rsidRDefault="00B35FA1">
      <w:pPr>
        <w:widowControl w:val="0"/>
        <w:spacing w:line="480" w:lineRule="auto"/>
        <w:ind w:left="480" w:hanging="480"/>
      </w:pPr>
      <w:r w:rsidRPr="00E96015">
        <w:t>Pritchard, J. K., Stephens, M., &amp; Donnelly, P. (2000). Inferenc</w:t>
      </w:r>
      <w:r w:rsidRPr="00E96015">
        <w:t xml:space="preserve">e of population structure using </w:t>
      </w:r>
      <w:proofErr w:type="spellStart"/>
      <w:r w:rsidRPr="00E96015">
        <w:t>multilocus</w:t>
      </w:r>
      <w:proofErr w:type="spellEnd"/>
      <w:r w:rsidRPr="00E96015">
        <w:t xml:space="preserve"> genotype data. Genetics, 155(2), 945–959.</w:t>
      </w:r>
    </w:p>
    <w:p w14:paraId="583A73E3" w14:textId="77777777" w:rsidR="00032555" w:rsidRPr="00E96015" w:rsidRDefault="00B35FA1">
      <w:pPr>
        <w:widowControl w:val="0"/>
        <w:spacing w:line="480" w:lineRule="auto"/>
        <w:ind w:left="480" w:hanging="480"/>
      </w:pPr>
      <w:r w:rsidRPr="00E96015">
        <w:t xml:space="preserve">Purcell, S., Neale, B., Todd-Brown, K., Thomas, L., Ferreira, M. A. R., Bender, D., </w:t>
      </w:r>
      <w:proofErr w:type="spellStart"/>
      <w:r w:rsidRPr="00E96015">
        <w:t>Maller</w:t>
      </w:r>
      <w:proofErr w:type="spellEnd"/>
      <w:r w:rsidRPr="00E96015">
        <w:t xml:space="preserve">, J., </w:t>
      </w:r>
      <w:proofErr w:type="spellStart"/>
      <w:r w:rsidRPr="00E96015">
        <w:t>Sklar</w:t>
      </w:r>
      <w:proofErr w:type="spellEnd"/>
      <w:r w:rsidRPr="00E96015">
        <w:t>, P., de Bakker, P. I. W., Daly, M. J., &amp; Sham, P. C. (2007). PLINK: A</w:t>
      </w:r>
      <w:r w:rsidRPr="00E96015">
        <w:t xml:space="preserve"> tool set for whole-genome association and population-based linkage analyses. American Journal of Human Genetics, 81(3), 559–575.</w:t>
      </w:r>
    </w:p>
    <w:p w14:paraId="557CAB86" w14:textId="77777777" w:rsidR="00032555" w:rsidRPr="00E96015" w:rsidRDefault="00B35FA1">
      <w:pPr>
        <w:widowControl w:val="0"/>
        <w:spacing w:line="480" w:lineRule="auto"/>
        <w:ind w:left="480" w:hanging="480"/>
      </w:pPr>
      <w:r w:rsidRPr="00E96015">
        <w:t xml:space="preserve">Scott, D. M., </w:t>
      </w:r>
      <w:proofErr w:type="spellStart"/>
      <w:r w:rsidRPr="00E96015">
        <w:t>Ankney</w:t>
      </w:r>
      <w:proofErr w:type="spellEnd"/>
      <w:r w:rsidRPr="00E96015">
        <w:t xml:space="preserve">, C. D., &amp; </w:t>
      </w:r>
      <w:proofErr w:type="spellStart"/>
      <w:r w:rsidRPr="00E96015">
        <w:t>Jarosch</w:t>
      </w:r>
      <w:proofErr w:type="spellEnd"/>
      <w:r w:rsidRPr="00E96015">
        <w:t>, C. H. (1976). Sapsucker hybridization in British Columbia: changes in 25 years. Condor</w:t>
      </w:r>
      <w:r w:rsidRPr="00E96015">
        <w:t>, 78(2), 253–257.</w:t>
      </w:r>
    </w:p>
    <w:p w14:paraId="2ACD0846" w14:textId="77777777" w:rsidR="00032555" w:rsidRPr="00E96015" w:rsidRDefault="00B35FA1">
      <w:pPr>
        <w:widowControl w:val="0"/>
        <w:spacing w:line="480" w:lineRule="auto"/>
        <w:ind w:left="480" w:hanging="480"/>
      </w:pPr>
      <w:r w:rsidRPr="00E96015">
        <w:t xml:space="preserve">Semenov, G. A., Smith, C. C. R., </w:t>
      </w:r>
      <w:proofErr w:type="spellStart"/>
      <w:r w:rsidRPr="00E96015">
        <w:t>Scordato</w:t>
      </w:r>
      <w:proofErr w:type="spellEnd"/>
      <w:r w:rsidRPr="00E96015">
        <w:t xml:space="preserve">, E. S. C., </w:t>
      </w:r>
      <w:proofErr w:type="spellStart"/>
      <w:r w:rsidRPr="00E96015">
        <w:t>Khaydarov</w:t>
      </w:r>
      <w:proofErr w:type="spellEnd"/>
      <w:r w:rsidRPr="00E96015">
        <w:t>, D. R., Kane, N. C., &amp; Safran, R. J. (2017). Effects of assortative mate choice on the genomic and morphological structure of a hybrid zone between two bird subspecies. Molecu</w:t>
      </w:r>
      <w:r w:rsidRPr="00E96015">
        <w:t xml:space="preserve">lar Ecology, 26, 6430–6444. </w:t>
      </w:r>
    </w:p>
    <w:p w14:paraId="16C3420B" w14:textId="77777777" w:rsidR="00032555" w:rsidRPr="00E96015" w:rsidRDefault="00B35FA1">
      <w:pPr>
        <w:widowControl w:val="0"/>
        <w:spacing w:line="480" w:lineRule="auto"/>
        <w:ind w:left="480" w:hanging="480"/>
      </w:pPr>
      <w:r w:rsidRPr="00E96015">
        <w:t>Seneviratne, S. S., Davidson, P., Martin, K., &amp; Irwin, D. E. (2016). Low levels of hybridization across two contact zones among three species of woodpeckers (</w:t>
      </w:r>
      <w:r w:rsidRPr="00E96015">
        <w:rPr>
          <w:i/>
        </w:rPr>
        <w:t>Sphyrapicus</w:t>
      </w:r>
      <w:r w:rsidRPr="00E96015">
        <w:t xml:space="preserve"> sapsuckers). Journal of Avian Biology, 47(6), 887–898.</w:t>
      </w:r>
    </w:p>
    <w:p w14:paraId="5BC966F4" w14:textId="77777777" w:rsidR="00032555" w:rsidRPr="00E96015" w:rsidRDefault="00B35FA1">
      <w:pPr>
        <w:widowControl w:val="0"/>
        <w:spacing w:line="480" w:lineRule="auto"/>
        <w:ind w:left="480" w:hanging="480"/>
      </w:pPr>
      <w:r w:rsidRPr="00E96015">
        <w:t>Se</w:t>
      </w:r>
      <w:r w:rsidRPr="00E96015">
        <w:t>neviratne, S. S., Toews, D. P. L., Brelsford, A., &amp; Irwin, D. E. (2012). Concordance of genetic and phenotypic characters across a sapsucker hybrid zone. Journal of Avian Biology, 43(2), 119–130.</w:t>
      </w:r>
    </w:p>
    <w:p w14:paraId="587F7901" w14:textId="77777777" w:rsidR="00032555" w:rsidRPr="00E96015" w:rsidRDefault="00B35FA1">
      <w:pPr>
        <w:widowControl w:val="0"/>
        <w:spacing w:line="480" w:lineRule="auto"/>
        <w:ind w:left="480" w:hanging="480"/>
      </w:pPr>
      <w:r w:rsidRPr="00E96015">
        <w:t>Short, L. L. (1972). Hybridization, taxonomy and avian evolu</w:t>
      </w:r>
      <w:r w:rsidRPr="00E96015">
        <w:t>tion. Missouri Botanical Garden Press, 59(3), 447–453.</w:t>
      </w:r>
    </w:p>
    <w:p w14:paraId="2D51F774" w14:textId="77777777" w:rsidR="00032555" w:rsidRPr="00E96015" w:rsidRDefault="00B35FA1" w:rsidP="002817DB">
      <w:pPr>
        <w:widowControl w:val="0"/>
        <w:spacing w:line="480" w:lineRule="auto"/>
      </w:pPr>
      <w:proofErr w:type="spellStart"/>
      <w:r w:rsidRPr="00E96015">
        <w:t>Shunk</w:t>
      </w:r>
      <w:proofErr w:type="spellEnd"/>
      <w:r w:rsidRPr="00E96015">
        <w:t>, S. A. (2005). Sphyrapicus anxiety. Identifying hybrid sapsuckers. Birding 37, 289–298.</w:t>
      </w:r>
    </w:p>
    <w:p w14:paraId="3C8ED9AF" w14:textId="77777777" w:rsidR="00032555" w:rsidRPr="00E96015" w:rsidRDefault="00B35FA1">
      <w:pPr>
        <w:widowControl w:val="0"/>
        <w:spacing w:line="480" w:lineRule="auto"/>
        <w:ind w:left="480" w:hanging="480"/>
      </w:pPr>
      <w:r w:rsidRPr="00E96015">
        <w:t xml:space="preserve">Tamura, K., Peterson, D., Peterson, N., </w:t>
      </w:r>
      <w:proofErr w:type="spellStart"/>
      <w:r w:rsidRPr="00E96015">
        <w:t>Stecher</w:t>
      </w:r>
      <w:proofErr w:type="spellEnd"/>
      <w:r w:rsidRPr="00E96015">
        <w:t xml:space="preserve">, G., </w:t>
      </w:r>
      <w:proofErr w:type="spellStart"/>
      <w:r w:rsidRPr="00E96015">
        <w:t>Nei</w:t>
      </w:r>
      <w:proofErr w:type="spellEnd"/>
      <w:r w:rsidRPr="00E96015">
        <w:t>, M., &amp; Kumar, S. (2011). MEGA5: Molecular evolutio</w:t>
      </w:r>
      <w:r w:rsidRPr="00E96015">
        <w:t xml:space="preserve">nary genetics analysis using maximum likelihood, evolutionary distance, </w:t>
      </w:r>
      <w:r w:rsidRPr="00E96015">
        <w:lastRenderedPageBreak/>
        <w:t>and maximum parsimony methods. Molecular Biology and Evolution, 28(10), 2731–2739.</w:t>
      </w:r>
    </w:p>
    <w:p w14:paraId="4F41DF6C" w14:textId="77777777" w:rsidR="00032555" w:rsidRPr="00E96015" w:rsidRDefault="00B35FA1">
      <w:pPr>
        <w:widowControl w:val="0"/>
        <w:spacing w:line="480" w:lineRule="auto"/>
        <w:ind w:left="480" w:hanging="480"/>
      </w:pPr>
      <w:r w:rsidRPr="00E96015">
        <w:t>Team, R. D. C. (2011). R: a language and environment for statistical computing. R Foundation for Stat</w:t>
      </w:r>
      <w:r w:rsidRPr="00E96015">
        <w:t>istical Computing.</w:t>
      </w:r>
    </w:p>
    <w:p w14:paraId="2D250BB3" w14:textId="77777777" w:rsidR="00032555" w:rsidRPr="00E96015" w:rsidRDefault="00B35FA1">
      <w:pPr>
        <w:widowControl w:val="0"/>
        <w:spacing w:line="480" w:lineRule="auto"/>
        <w:ind w:left="480" w:hanging="480"/>
      </w:pPr>
      <w:r w:rsidRPr="00E96015">
        <w:t xml:space="preserve">Toews, D.P.L., Taylor, S.A., </w:t>
      </w:r>
      <w:proofErr w:type="spellStart"/>
      <w:r w:rsidRPr="00E96015">
        <w:t>Vallender</w:t>
      </w:r>
      <w:proofErr w:type="spellEnd"/>
      <w:r w:rsidRPr="00E96015">
        <w:t xml:space="preserve">, R., Brelsford, A., Butcher, B.G., Messer, P.W., </w:t>
      </w:r>
      <w:proofErr w:type="spellStart"/>
      <w:r w:rsidRPr="00E96015">
        <w:t>Lovette</w:t>
      </w:r>
      <w:proofErr w:type="spellEnd"/>
      <w:r w:rsidRPr="00E96015">
        <w:t>, I.J. 2016. Plumage genes and little else distinguish the genomes of hybridizing Warblers. Current Biol 26, 1-6.</w:t>
      </w:r>
    </w:p>
    <w:p w14:paraId="013EA73A" w14:textId="77777777" w:rsidR="00032555" w:rsidRPr="00E96015" w:rsidRDefault="00B35FA1">
      <w:pPr>
        <w:widowControl w:val="0"/>
        <w:spacing w:line="480" w:lineRule="auto"/>
        <w:ind w:left="480" w:hanging="480"/>
      </w:pPr>
      <w:proofErr w:type="spellStart"/>
      <w:r w:rsidRPr="00E96015">
        <w:t>Trombino</w:t>
      </w:r>
      <w:proofErr w:type="spellEnd"/>
      <w:r w:rsidRPr="00E96015">
        <w:t>, C. L. (1998). Species interactions in</w:t>
      </w:r>
      <w:r w:rsidRPr="00E96015">
        <w:t xml:space="preserve"> the hybrid zone between red-breasted (</w:t>
      </w:r>
      <w:r w:rsidRPr="00E96015">
        <w:rPr>
          <w:i/>
        </w:rPr>
        <w:t>Sphyrapicus ruber</w:t>
      </w:r>
      <w:r w:rsidRPr="00E96015">
        <w:t>) and red-naped (</w:t>
      </w:r>
      <w:r w:rsidRPr="00E96015">
        <w:rPr>
          <w:i/>
        </w:rPr>
        <w:t>Sphyrapicus nuchalis</w:t>
      </w:r>
      <w:r w:rsidRPr="00E96015">
        <w:t>) sapsuckers: Fitness consequences, reproductive character displacement, and nest site selection. Northern Illinois University.</w:t>
      </w:r>
    </w:p>
    <w:p w14:paraId="5BA1FD56" w14:textId="77777777" w:rsidR="00032555" w:rsidRPr="00E96015" w:rsidRDefault="00B35FA1">
      <w:pPr>
        <w:widowControl w:val="0"/>
        <w:spacing w:line="480" w:lineRule="auto"/>
        <w:ind w:left="480" w:hanging="480"/>
      </w:pPr>
      <w:r w:rsidRPr="00E96015">
        <w:t>Walsh, P. S., Metzger, D. A., &amp; Higuchi, R. (1991). Chelex-100 as a medium for simple extraction of DNA for PCR-Based typing fro</w:t>
      </w:r>
      <w:r w:rsidRPr="00E96015">
        <w:t xml:space="preserve">m forensic material. </w:t>
      </w:r>
      <w:proofErr w:type="spellStart"/>
      <w:r w:rsidRPr="00E96015">
        <w:t>BioTechniques</w:t>
      </w:r>
      <w:proofErr w:type="spellEnd"/>
      <w:r w:rsidRPr="00E96015">
        <w:t>, 10(4), 506–513.</w:t>
      </w:r>
    </w:p>
    <w:p w14:paraId="7080BEF5" w14:textId="77777777" w:rsidR="00032555" w:rsidRPr="00E96015" w:rsidRDefault="00B35FA1">
      <w:pPr>
        <w:widowControl w:val="0"/>
        <w:spacing w:line="480" w:lineRule="auto"/>
        <w:ind w:left="480" w:hanging="480"/>
      </w:pPr>
      <w:r w:rsidRPr="00E96015">
        <w:t>Walters, E. L., Miller, E. H., &amp; Lowther, P. E. (2002a). Red-breasted sapsucker (</w:t>
      </w:r>
      <w:r w:rsidRPr="00E96015">
        <w:rPr>
          <w:i/>
        </w:rPr>
        <w:t>Sphyrapicus ruber</w:t>
      </w:r>
      <w:r w:rsidRPr="00E96015">
        <w:t>) and red-naped sapsucker (</w:t>
      </w:r>
      <w:r w:rsidRPr="00E96015">
        <w:rPr>
          <w:i/>
        </w:rPr>
        <w:t>Sphyrapicus nuchalis</w:t>
      </w:r>
      <w:r w:rsidRPr="00E96015">
        <w:t xml:space="preserve">). Birds of North America, </w:t>
      </w:r>
      <w:r w:rsidRPr="00E96015">
        <w:rPr>
          <w:i/>
        </w:rPr>
        <w:t>663</w:t>
      </w:r>
      <w:r w:rsidRPr="00E96015">
        <w:t>, 1–32.</w:t>
      </w:r>
    </w:p>
    <w:p w14:paraId="162AA5D5" w14:textId="77777777" w:rsidR="00032555" w:rsidRPr="00E96015" w:rsidRDefault="00B35FA1">
      <w:pPr>
        <w:widowControl w:val="0"/>
        <w:spacing w:line="480" w:lineRule="auto"/>
        <w:ind w:left="480" w:hanging="480"/>
      </w:pPr>
      <w:r w:rsidRPr="00E96015">
        <w:t>Walters, E. L., Mille</w:t>
      </w:r>
      <w:r w:rsidRPr="00E96015">
        <w:t>r, E. H., &amp; Lowther, P. E. (2002b). Yellow-bellied sapsucker. Birds of North America, 662, 2–24.</w:t>
      </w:r>
    </w:p>
    <w:p w14:paraId="7D289459" w14:textId="77777777" w:rsidR="00032555" w:rsidRPr="00E96015" w:rsidRDefault="00B35FA1">
      <w:pPr>
        <w:widowControl w:val="0"/>
        <w:spacing w:line="480" w:lineRule="auto"/>
        <w:ind w:left="480" w:hanging="480"/>
      </w:pPr>
      <w:r w:rsidRPr="00E96015">
        <w:t xml:space="preserve">Wang, S., </w:t>
      </w:r>
      <w:proofErr w:type="spellStart"/>
      <w:r w:rsidRPr="00E96015">
        <w:t>Rohwer</w:t>
      </w:r>
      <w:proofErr w:type="spellEnd"/>
      <w:r w:rsidRPr="00E96015">
        <w:t xml:space="preserve">, S., de Zwaan, D. E., Toews, D. P. L., </w:t>
      </w:r>
      <w:proofErr w:type="spellStart"/>
      <w:r w:rsidRPr="00E96015">
        <w:t>Lovette</w:t>
      </w:r>
      <w:proofErr w:type="spellEnd"/>
      <w:r w:rsidRPr="00E96015">
        <w:t>, I. J., Mackenzie, J., &amp; Irwin, D. (2020)</w:t>
      </w:r>
      <w:r w:rsidR="002817DB" w:rsidRPr="00E96015">
        <w:t>.</w:t>
      </w:r>
      <w:r w:rsidRPr="00E96015">
        <w:t xml:space="preserve"> Selection on a small genomic region underpins differe</w:t>
      </w:r>
      <w:r w:rsidRPr="00E96015">
        <w:t xml:space="preserve">ntiation in multiple color traits between two warbler species. </w:t>
      </w:r>
      <w:proofErr w:type="spellStart"/>
      <w:r w:rsidRPr="00E96015">
        <w:t>Evol</w:t>
      </w:r>
      <w:proofErr w:type="spellEnd"/>
      <w:r w:rsidRPr="00E96015">
        <w:t xml:space="preserve"> Letters doi.org/10.1002/evl3.198</w:t>
      </w:r>
    </w:p>
    <w:p w14:paraId="18D00E79" w14:textId="77777777" w:rsidR="00032555" w:rsidRPr="00E96015" w:rsidRDefault="00B35FA1">
      <w:pPr>
        <w:widowControl w:val="0"/>
        <w:spacing w:line="480" w:lineRule="auto"/>
        <w:ind w:left="480" w:hanging="480"/>
      </w:pPr>
      <w:r w:rsidRPr="00E96015">
        <w:t xml:space="preserve"> </w:t>
      </w:r>
      <w:r w:rsidRPr="00E96015">
        <w:t>Zhou, H., Alexander, D., &amp; Lange, K. (2011). A quasi-Newton acceleration for high-dimensional optimization algorithms. Statistics and Computing, 21(2), 26</w:t>
      </w:r>
      <w:r w:rsidRPr="00E96015">
        <w:t>1–273.</w:t>
      </w:r>
    </w:p>
    <w:p w14:paraId="00C8006B" w14:textId="77777777" w:rsidR="00032555" w:rsidRPr="00E96015" w:rsidRDefault="00032555">
      <w:pPr>
        <w:widowControl w:val="0"/>
        <w:spacing w:line="480" w:lineRule="auto"/>
        <w:ind w:left="480" w:hanging="480"/>
        <w:rPr>
          <w:b/>
        </w:rPr>
      </w:pPr>
    </w:p>
    <w:p w14:paraId="13C4AECA" w14:textId="77777777" w:rsidR="00032555" w:rsidRPr="00E96015" w:rsidRDefault="00032555">
      <w:pPr>
        <w:spacing w:line="480" w:lineRule="auto"/>
        <w:ind w:left="720" w:hanging="720"/>
        <w:sectPr w:rsidR="00032555" w:rsidRPr="00E96015" w:rsidSect="00EF2DD7">
          <w:footerReference w:type="even" r:id="rId7"/>
          <w:footerReference w:type="default" r:id="rId8"/>
          <w:pgSz w:w="12240" w:h="15840"/>
          <w:pgMar w:top="1440" w:right="1440" w:bottom="1440" w:left="1440" w:header="720" w:footer="720" w:gutter="0"/>
          <w:lnNumType w:countBy="1" w:restart="continuous"/>
          <w:pgNumType w:start="1"/>
          <w:cols w:space="720"/>
        </w:sectPr>
      </w:pPr>
    </w:p>
    <w:p w14:paraId="7B722B69" w14:textId="77777777" w:rsidR="00032555" w:rsidRPr="00E96015" w:rsidRDefault="00B35FA1">
      <w:pPr>
        <w:spacing w:line="480" w:lineRule="auto"/>
      </w:pPr>
      <w:r w:rsidRPr="00E96015">
        <w:lastRenderedPageBreak/>
        <w:t>Tables.</w:t>
      </w:r>
    </w:p>
    <w:p w14:paraId="65F8510B" w14:textId="77777777" w:rsidR="00032555" w:rsidRPr="00E96015" w:rsidRDefault="00B35FA1">
      <w:pPr>
        <w:spacing w:line="480" w:lineRule="auto"/>
      </w:pPr>
      <w:r w:rsidRPr="00E96015">
        <w:t xml:space="preserve">Table 1 Primer sets used for the </w:t>
      </w:r>
      <w:r w:rsidRPr="00E96015">
        <w:rPr>
          <w:color w:val="000000"/>
        </w:rPr>
        <w:t>α-enolase</w:t>
      </w:r>
      <w:r w:rsidRPr="00E96015">
        <w:t>, glyceraldehyde, and anonymous nuclear marker, primer sequences, and source.</w:t>
      </w:r>
    </w:p>
    <w:tbl>
      <w:tblPr>
        <w:tblStyle w:val="a"/>
        <w:tblW w:w="11505" w:type="dxa"/>
        <w:tblLayout w:type="fixed"/>
        <w:tblLook w:val="0400" w:firstRow="0" w:lastRow="0" w:firstColumn="0" w:lastColumn="0" w:noHBand="0" w:noVBand="1"/>
      </w:tblPr>
      <w:tblGrid>
        <w:gridCol w:w="1694"/>
        <w:gridCol w:w="2360"/>
        <w:gridCol w:w="5057"/>
        <w:gridCol w:w="2394"/>
      </w:tblGrid>
      <w:tr w:rsidR="00032555" w:rsidRPr="00E96015" w14:paraId="7AB1D6BE" w14:textId="77777777" w:rsidTr="000C0C41">
        <w:trPr>
          <w:trHeight w:val="320"/>
        </w:trPr>
        <w:tc>
          <w:tcPr>
            <w:tcW w:w="1694" w:type="dxa"/>
            <w:tcBorders>
              <w:top w:val="single" w:sz="4" w:space="0" w:color="auto"/>
              <w:left w:val="single" w:sz="4" w:space="0" w:color="auto"/>
              <w:bottom w:val="single" w:sz="4" w:space="0" w:color="000000"/>
              <w:right w:val="single" w:sz="4" w:space="0" w:color="000000"/>
            </w:tcBorders>
            <w:shd w:val="clear" w:color="auto" w:fill="auto"/>
            <w:vAlign w:val="bottom"/>
          </w:tcPr>
          <w:p w14:paraId="0249F8D4" w14:textId="77777777" w:rsidR="00032555" w:rsidRPr="00E96015" w:rsidRDefault="00B35FA1">
            <w:pPr>
              <w:jc w:val="center"/>
              <w:rPr>
                <w:color w:val="000000"/>
              </w:rPr>
            </w:pPr>
            <w:r w:rsidRPr="00E96015">
              <w:rPr>
                <w:color w:val="000000"/>
              </w:rPr>
              <w:t>Gene</w:t>
            </w:r>
          </w:p>
        </w:tc>
        <w:tc>
          <w:tcPr>
            <w:tcW w:w="2360" w:type="dxa"/>
            <w:tcBorders>
              <w:top w:val="single" w:sz="4" w:space="0" w:color="auto"/>
              <w:left w:val="single" w:sz="4" w:space="0" w:color="000000"/>
              <w:bottom w:val="single" w:sz="4" w:space="0" w:color="000000"/>
              <w:right w:val="nil"/>
            </w:tcBorders>
            <w:shd w:val="clear" w:color="auto" w:fill="auto"/>
            <w:vAlign w:val="bottom"/>
          </w:tcPr>
          <w:p w14:paraId="6ADB8AB8" w14:textId="77777777" w:rsidR="00032555" w:rsidRPr="00E96015" w:rsidRDefault="00B35FA1">
            <w:pPr>
              <w:jc w:val="center"/>
              <w:rPr>
                <w:color w:val="000000"/>
              </w:rPr>
            </w:pPr>
            <w:r w:rsidRPr="00E96015">
              <w:rPr>
                <w:color w:val="000000"/>
              </w:rPr>
              <w:t>Primer Name</w:t>
            </w:r>
          </w:p>
        </w:tc>
        <w:tc>
          <w:tcPr>
            <w:tcW w:w="5057" w:type="dxa"/>
            <w:tcBorders>
              <w:top w:val="single" w:sz="4" w:space="0" w:color="auto"/>
              <w:left w:val="nil"/>
              <w:bottom w:val="single" w:sz="4" w:space="0" w:color="000000"/>
              <w:right w:val="nil"/>
            </w:tcBorders>
            <w:shd w:val="clear" w:color="auto" w:fill="auto"/>
            <w:vAlign w:val="bottom"/>
          </w:tcPr>
          <w:p w14:paraId="0365AD69" w14:textId="77777777" w:rsidR="00032555" w:rsidRPr="00E96015" w:rsidRDefault="00B35FA1">
            <w:pPr>
              <w:jc w:val="center"/>
              <w:rPr>
                <w:color w:val="000000"/>
              </w:rPr>
            </w:pPr>
            <w:r w:rsidRPr="00E96015">
              <w:rPr>
                <w:color w:val="000000"/>
              </w:rPr>
              <w:t>Primer sequence (5’-3’)</w:t>
            </w:r>
          </w:p>
        </w:tc>
        <w:tc>
          <w:tcPr>
            <w:tcW w:w="2394" w:type="dxa"/>
            <w:tcBorders>
              <w:top w:val="single" w:sz="4" w:space="0" w:color="auto"/>
              <w:left w:val="nil"/>
              <w:bottom w:val="single" w:sz="4" w:space="0" w:color="000000"/>
              <w:right w:val="single" w:sz="4" w:space="0" w:color="auto"/>
            </w:tcBorders>
            <w:shd w:val="clear" w:color="auto" w:fill="auto"/>
            <w:vAlign w:val="bottom"/>
          </w:tcPr>
          <w:p w14:paraId="6EBA4339" w14:textId="77777777" w:rsidR="00032555" w:rsidRPr="00E96015" w:rsidRDefault="00B35FA1">
            <w:pPr>
              <w:jc w:val="center"/>
              <w:rPr>
                <w:color w:val="000000"/>
              </w:rPr>
            </w:pPr>
            <w:r w:rsidRPr="00E96015">
              <w:rPr>
                <w:color w:val="000000"/>
              </w:rPr>
              <w:t>Source</w:t>
            </w:r>
          </w:p>
        </w:tc>
      </w:tr>
      <w:tr w:rsidR="00032555" w:rsidRPr="00E96015" w14:paraId="2D25EE2C" w14:textId="77777777" w:rsidTr="000C0C41">
        <w:trPr>
          <w:trHeight w:val="320"/>
        </w:trPr>
        <w:tc>
          <w:tcPr>
            <w:tcW w:w="1694" w:type="dxa"/>
            <w:vMerge w:val="restart"/>
            <w:tcBorders>
              <w:top w:val="single" w:sz="4" w:space="0" w:color="000000"/>
              <w:left w:val="single" w:sz="4" w:space="0" w:color="auto"/>
              <w:bottom w:val="nil"/>
              <w:right w:val="single" w:sz="4" w:space="0" w:color="000000"/>
            </w:tcBorders>
            <w:shd w:val="clear" w:color="auto" w:fill="auto"/>
            <w:vAlign w:val="center"/>
          </w:tcPr>
          <w:p w14:paraId="13882CBD" w14:textId="77777777" w:rsidR="00032555" w:rsidRPr="00E96015" w:rsidRDefault="00B35FA1">
            <w:pPr>
              <w:jc w:val="center"/>
              <w:rPr>
                <w:color w:val="000000"/>
              </w:rPr>
            </w:pPr>
            <w:r w:rsidRPr="00E96015">
              <w:rPr>
                <w:color w:val="000000"/>
              </w:rPr>
              <w:t>Enol</w:t>
            </w:r>
          </w:p>
        </w:tc>
        <w:tc>
          <w:tcPr>
            <w:tcW w:w="2360" w:type="dxa"/>
            <w:tcBorders>
              <w:top w:val="single" w:sz="4" w:space="0" w:color="000000"/>
              <w:left w:val="nil"/>
              <w:bottom w:val="nil"/>
              <w:right w:val="nil"/>
            </w:tcBorders>
            <w:shd w:val="clear" w:color="auto" w:fill="auto"/>
            <w:vAlign w:val="bottom"/>
          </w:tcPr>
          <w:p w14:paraId="6A290FEC" w14:textId="77777777" w:rsidR="00032555" w:rsidRPr="00E96015" w:rsidRDefault="00B35FA1">
            <w:pPr>
              <w:jc w:val="center"/>
              <w:rPr>
                <w:color w:val="000000"/>
              </w:rPr>
            </w:pPr>
            <w:r w:rsidRPr="00E96015">
              <w:rPr>
                <w:color w:val="000000"/>
              </w:rPr>
              <w:t>Enol8 L731</w:t>
            </w:r>
          </w:p>
        </w:tc>
        <w:tc>
          <w:tcPr>
            <w:tcW w:w="5057" w:type="dxa"/>
            <w:tcBorders>
              <w:top w:val="single" w:sz="4" w:space="0" w:color="000000"/>
              <w:left w:val="nil"/>
              <w:bottom w:val="nil"/>
              <w:right w:val="nil"/>
            </w:tcBorders>
            <w:shd w:val="clear" w:color="auto" w:fill="auto"/>
            <w:vAlign w:val="bottom"/>
          </w:tcPr>
          <w:p w14:paraId="4454B297" w14:textId="77777777" w:rsidR="00032555" w:rsidRPr="00E96015" w:rsidRDefault="00B35FA1">
            <w:pPr>
              <w:jc w:val="center"/>
              <w:rPr>
                <w:color w:val="000000"/>
              </w:rPr>
            </w:pPr>
            <w:r w:rsidRPr="00E96015">
              <w:rPr>
                <w:color w:val="000000"/>
              </w:rPr>
              <w:t>TGGACTTCAAATCCCCCGATGATCCCAGC</w:t>
            </w:r>
          </w:p>
        </w:tc>
        <w:tc>
          <w:tcPr>
            <w:tcW w:w="2394" w:type="dxa"/>
            <w:vMerge w:val="restart"/>
            <w:tcBorders>
              <w:top w:val="single" w:sz="4" w:space="0" w:color="000000"/>
              <w:left w:val="nil"/>
              <w:right w:val="single" w:sz="4" w:space="0" w:color="auto"/>
            </w:tcBorders>
            <w:shd w:val="clear" w:color="auto" w:fill="auto"/>
            <w:vAlign w:val="bottom"/>
          </w:tcPr>
          <w:p w14:paraId="00542D3E" w14:textId="77777777" w:rsidR="00032555" w:rsidRPr="00E96015" w:rsidRDefault="00B35FA1">
            <w:pPr>
              <w:jc w:val="center"/>
              <w:rPr>
                <w:color w:val="000000"/>
              </w:rPr>
            </w:pPr>
            <w:r w:rsidRPr="00E96015">
              <w:rPr>
                <w:color w:val="000000"/>
              </w:rPr>
              <w:t xml:space="preserve">(Friesen et al., 1997) </w:t>
            </w:r>
          </w:p>
          <w:p w14:paraId="38584398" w14:textId="77777777" w:rsidR="00032555" w:rsidRPr="00E96015" w:rsidRDefault="00B35FA1">
            <w:pPr>
              <w:jc w:val="center"/>
              <w:rPr>
                <w:color w:val="000000"/>
              </w:rPr>
            </w:pPr>
            <w:r w:rsidRPr="00E96015">
              <w:rPr>
                <w:color w:val="000000"/>
              </w:rPr>
              <w:t>(Friesen et al., 1997)</w:t>
            </w:r>
          </w:p>
        </w:tc>
      </w:tr>
      <w:tr w:rsidR="00032555" w:rsidRPr="00E96015" w14:paraId="18C6A617" w14:textId="77777777" w:rsidTr="000C0C41">
        <w:trPr>
          <w:trHeight w:val="320"/>
        </w:trPr>
        <w:tc>
          <w:tcPr>
            <w:tcW w:w="1694" w:type="dxa"/>
            <w:vMerge/>
            <w:tcBorders>
              <w:top w:val="single" w:sz="4" w:space="0" w:color="000000"/>
              <w:left w:val="single" w:sz="4" w:space="0" w:color="auto"/>
              <w:bottom w:val="nil"/>
              <w:right w:val="single" w:sz="4" w:space="0" w:color="000000"/>
            </w:tcBorders>
            <w:shd w:val="clear" w:color="auto" w:fill="auto"/>
            <w:vAlign w:val="center"/>
          </w:tcPr>
          <w:p w14:paraId="232EC895" w14:textId="77777777" w:rsidR="00032555" w:rsidRPr="00E96015" w:rsidRDefault="00032555">
            <w:pPr>
              <w:widowControl w:val="0"/>
              <w:pBdr>
                <w:top w:val="nil"/>
                <w:left w:val="nil"/>
                <w:bottom w:val="nil"/>
                <w:right w:val="nil"/>
                <w:between w:val="nil"/>
              </w:pBdr>
              <w:spacing w:line="276" w:lineRule="auto"/>
              <w:rPr>
                <w:color w:val="000000"/>
              </w:rPr>
            </w:pPr>
          </w:p>
        </w:tc>
        <w:tc>
          <w:tcPr>
            <w:tcW w:w="2360" w:type="dxa"/>
            <w:tcBorders>
              <w:top w:val="nil"/>
              <w:left w:val="nil"/>
              <w:bottom w:val="nil"/>
              <w:right w:val="nil"/>
            </w:tcBorders>
            <w:shd w:val="clear" w:color="auto" w:fill="auto"/>
            <w:vAlign w:val="bottom"/>
          </w:tcPr>
          <w:p w14:paraId="54D1B141" w14:textId="77777777" w:rsidR="00032555" w:rsidRPr="00E96015" w:rsidRDefault="00B35FA1">
            <w:pPr>
              <w:jc w:val="center"/>
              <w:rPr>
                <w:color w:val="000000"/>
              </w:rPr>
            </w:pPr>
            <w:r w:rsidRPr="00E96015">
              <w:rPr>
                <w:color w:val="000000"/>
              </w:rPr>
              <w:t>Enol9 H912</w:t>
            </w:r>
          </w:p>
        </w:tc>
        <w:tc>
          <w:tcPr>
            <w:tcW w:w="5057" w:type="dxa"/>
            <w:tcBorders>
              <w:top w:val="nil"/>
              <w:left w:val="nil"/>
              <w:bottom w:val="nil"/>
              <w:right w:val="nil"/>
            </w:tcBorders>
            <w:shd w:val="clear" w:color="auto" w:fill="auto"/>
            <w:vAlign w:val="bottom"/>
          </w:tcPr>
          <w:p w14:paraId="0B89DC24" w14:textId="77777777" w:rsidR="00032555" w:rsidRPr="00E96015" w:rsidRDefault="00B35FA1">
            <w:pPr>
              <w:jc w:val="center"/>
              <w:rPr>
                <w:color w:val="000000"/>
              </w:rPr>
            </w:pPr>
            <w:r w:rsidRPr="00E96015">
              <w:rPr>
                <w:color w:val="000000"/>
              </w:rPr>
              <w:t>CCAGGCACCCCAGTCTACCTGGTCAAA</w:t>
            </w:r>
          </w:p>
        </w:tc>
        <w:tc>
          <w:tcPr>
            <w:tcW w:w="2394" w:type="dxa"/>
            <w:vMerge/>
            <w:tcBorders>
              <w:top w:val="single" w:sz="4" w:space="0" w:color="000000"/>
              <w:left w:val="nil"/>
              <w:right w:val="single" w:sz="4" w:space="0" w:color="auto"/>
            </w:tcBorders>
            <w:shd w:val="clear" w:color="auto" w:fill="auto"/>
            <w:vAlign w:val="bottom"/>
          </w:tcPr>
          <w:p w14:paraId="42CEF62B" w14:textId="77777777" w:rsidR="00032555" w:rsidRPr="00E96015" w:rsidRDefault="00032555">
            <w:pPr>
              <w:widowControl w:val="0"/>
              <w:pBdr>
                <w:top w:val="nil"/>
                <w:left w:val="nil"/>
                <w:bottom w:val="nil"/>
                <w:right w:val="nil"/>
                <w:between w:val="nil"/>
              </w:pBdr>
              <w:spacing w:line="276" w:lineRule="auto"/>
              <w:rPr>
                <w:color w:val="000000"/>
              </w:rPr>
            </w:pPr>
          </w:p>
        </w:tc>
      </w:tr>
      <w:tr w:rsidR="00032555" w:rsidRPr="00E96015" w14:paraId="1BF3BC76" w14:textId="77777777" w:rsidTr="000C0C41">
        <w:trPr>
          <w:trHeight w:val="320"/>
        </w:trPr>
        <w:tc>
          <w:tcPr>
            <w:tcW w:w="1694" w:type="dxa"/>
            <w:vMerge/>
            <w:tcBorders>
              <w:top w:val="single" w:sz="4" w:space="0" w:color="000000"/>
              <w:left w:val="single" w:sz="4" w:space="0" w:color="auto"/>
              <w:bottom w:val="nil"/>
              <w:right w:val="single" w:sz="4" w:space="0" w:color="000000"/>
            </w:tcBorders>
            <w:shd w:val="clear" w:color="auto" w:fill="auto"/>
            <w:vAlign w:val="center"/>
          </w:tcPr>
          <w:p w14:paraId="17DE8B5D" w14:textId="77777777" w:rsidR="00032555" w:rsidRPr="00E96015" w:rsidRDefault="00032555">
            <w:pPr>
              <w:widowControl w:val="0"/>
              <w:pBdr>
                <w:top w:val="nil"/>
                <w:left w:val="nil"/>
                <w:bottom w:val="nil"/>
                <w:right w:val="nil"/>
                <w:between w:val="nil"/>
              </w:pBdr>
              <w:spacing w:line="276" w:lineRule="auto"/>
              <w:rPr>
                <w:color w:val="000000"/>
              </w:rPr>
            </w:pPr>
          </w:p>
        </w:tc>
        <w:tc>
          <w:tcPr>
            <w:tcW w:w="2360" w:type="dxa"/>
            <w:tcBorders>
              <w:top w:val="nil"/>
              <w:left w:val="nil"/>
              <w:bottom w:val="single" w:sz="4" w:space="0" w:color="000000"/>
              <w:right w:val="nil"/>
            </w:tcBorders>
            <w:shd w:val="clear" w:color="auto" w:fill="auto"/>
            <w:vAlign w:val="center"/>
          </w:tcPr>
          <w:p w14:paraId="4F951B71" w14:textId="77777777" w:rsidR="00032555" w:rsidRPr="00E96015" w:rsidRDefault="00B35FA1">
            <w:pPr>
              <w:jc w:val="center"/>
              <w:rPr>
                <w:color w:val="000000"/>
              </w:rPr>
            </w:pPr>
            <w:r w:rsidRPr="00E96015">
              <w:rPr>
                <w:color w:val="000000"/>
              </w:rPr>
              <w:t>Enol SapLM13</w:t>
            </w:r>
          </w:p>
        </w:tc>
        <w:tc>
          <w:tcPr>
            <w:tcW w:w="5057" w:type="dxa"/>
            <w:tcBorders>
              <w:top w:val="nil"/>
              <w:left w:val="nil"/>
              <w:bottom w:val="single" w:sz="4" w:space="0" w:color="000000"/>
              <w:right w:val="nil"/>
            </w:tcBorders>
            <w:shd w:val="clear" w:color="auto" w:fill="auto"/>
            <w:vAlign w:val="center"/>
          </w:tcPr>
          <w:p w14:paraId="264AA1C8" w14:textId="77777777" w:rsidR="00032555" w:rsidRPr="00E96015" w:rsidRDefault="00B35FA1">
            <w:pPr>
              <w:jc w:val="center"/>
              <w:rPr>
                <w:color w:val="000000"/>
              </w:rPr>
            </w:pPr>
            <w:r w:rsidRPr="00E96015">
              <w:rPr>
                <w:color w:val="000000"/>
              </w:rPr>
              <w:t>GTCCTGTGAATGTTCTTTGAGGCGG</w:t>
            </w:r>
          </w:p>
        </w:tc>
        <w:tc>
          <w:tcPr>
            <w:tcW w:w="2394" w:type="dxa"/>
            <w:tcBorders>
              <w:top w:val="nil"/>
              <w:left w:val="nil"/>
              <w:bottom w:val="single" w:sz="4" w:space="0" w:color="000000"/>
              <w:right w:val="single" w:sz="4" w:space="0" w:color="auto"/>
            </w:tcBorders>
            <w:shd w:val="clear" w:color="auto" w:fill="auto"/>
            <w:vAlign w:val="bottom"/>
          </w:tcPr>
          <w:p w14:paraId="182D466F" w14:textId="77777777" w:rsidR="00032555" w:rsidRPr="00E96015" w:rsidRDefault="00B35FA1">
            <w:pPr>
              <w:jc w:val="center"/>
            </w:pPr>
            <w:r w:rsidRPr="00E96015">
              <w:t>This study</w:t>
            </w:r>
          </w:p>
        </w:tc>
      </w:tr>
      <w:tr w:rsidR="00032555" w:rsidRPr="00E96015" w14:paraId="1B4992DA" w14:textId="77777777" w:rsidTr="000C0C41">
        <w:trPr>
          <w:trHeight w:val="320"/>
        </w:trPr>
        <w:tc>
          <w:tcPr>
            <w:tcW w:w="1694" w:type="dxa"/>
            <w:vMerge w:val="restart"/>
            <w:tcBorders>
              <w:top w:val="single" w:sz="4" w:space="0" w:color="000000"/>
              <w:left w:val="single" w:sz="4" w:space="0" w:color="auto"/>
              <w:bottom w:val="nil"/>
              <w:right w:val="single" w:sz="4" w:space="0" w:color="000000"/>
            </w:tcBorders>
            <w:shd w:val="clear" w:color="auto" w:fill="auto"/>
            <w:vAlign w:val="center"/>
          </w:tcPr>
          <w:p w14:paraId="7091ADD1" w14:textId="77777777" w:rsidR="00032555" w:rsidRPr="00E96015" w:rsidRDefault="00B35FA1">
            <w:pPr>
              <w:jc w:val="center"/>
              <w:rPr>
                <w:color w:val="000000"/>
              </w:rPr>
            </w:pPr>
            <w:r w:rsidRPr="00E96015">
              <w:rPr>
                <w:color w:val="000000"/>
              </w:rPr>
              <w:t>GAPD</w:t>
            </w:r>
          </w:p>
        </w:tc>
        <w:tc>
          <w:tcPr>
            <w:tcW w:w="2360" w:type="dxa"/>
            <w:tcBorders>
              <w:top w:val="single" w:sz="4" w:space="0" w:color="000000"/>
              <w:left w:val="nil"/>
              <w:bottom w:val="nil"/>
              <w:right w:val="nil"/>
            </w:tcBorders>
            <w:shd w:val="clear" w:color="auto" w:fill="auto"/>
            <w:vAlign w:val="bottom"/>
          </w:tcPr>
          <w:p w14:paraId="1FC6188C" w14:textId="77777777" w:rsidR="00032555" w:rsidRPr="00E96015" w:rsidRDefault="00B35FA1">
            <w:pPr>
              <w:jc w:val="center"/>
              <w:rPr>
                <w:color w:val="000000"/>
              </w:rPr>
            </w:pPr>
            <w:r w:rsidRPr="00E96015">
              <w:rPr>
                <w:color w:val="000000"/>
              </w:rPr>
              <w:t>GAPD11 L890</w:t>
            </w:r>
          </w:p>
        </w:tc>
        <w:tc>
          <w:tcPr>
            <w:tcW w:w="5057" w:type="dxa"/>
            <w:tcBorders>
              <w:top w:val="single" w:sz="4" w:space="0" w:color="000000"/>
              <w:left w:val="nil"/>
              <w:bottom w:val="nil"/>
              <w:right w:val="nil"/>
            </w:tcBorders>
            <w:shd w:val="clear" w:color="auto" w:fill="auto"/>
            <w:vAlign w:val="bottom"/>
          </w:tcPr>
          <w:p w14:paraId="0DA882D0" w14:textId="77777777" w:rsidR="00032555" w:rsidRPr="00E96015" w:rsidRDefault="00B35FA1">
            <w:pPr>
              <w:jc w:val="center"/>
              <w:rPr>
                <w:color w:val="000000"/>
              </w:rPr>
            </w:pPr>
            <w:r w:rsidRPr="00E96015">
              <w:rPr>
                <w:color w:val="000000"/>
              </w:rPr>
              <w:t>ACCTTTAATGCGGGTGCTGGCATTGC</w:t>
            </w:r>
          </w:p>
        </w:tc>
        <w:tc>
          <w:tcPr>
            <w:tcW w:w="2394" w:type="dxa"/>
            <w:tcBorders>
              <w:top w:val="single" w:sz="4" w:space="0" w:color="000000"/>
              <w:left w:val="nil"/>
              <w:bottom w:val="nil"/>
              <w:right w:val="single" w:sz="4" w:space="0" w:color="auto"/>
            </w:tcBorders>
            <w:shd w:val="clear" w:color="auto" w:fill="auto"/>
            <w:vAlign w:val="bottom"/>
          </w:tcPr>
          <w:p w14:paraId="14AF11C6" w14:textId="77777777" w:rsidR="00032555" w:rsidRPr="00E96015" w:rsidRDefault="00B35FA1">
            <w:pPr>
              <w:jc w:val="center"/>
              <w:rPr>
                <w:color w:val="000000"/>
              </w:rPr>
            </w:pPr>
            <w:r w:rsidRPr="00E96015">
              <w:rPr>
                <w:color w:val="000000"/>
              </w:rPr>
              <w:t>(Friesen et al. 1997)</w:t>
            </w:r>
          </w:p>
        </w:tc>
      </w:tr>
      <w:tr w:rsidR="00032555" w:rsidRPr="00E96015" w14:paraId="3AE03522" w14:textId="77777777" w:rsidTr="000C0C41">
        <w:trPr>
          <w:trHeight w:val="320"/>
        </w:trPr>
        <w:tc>
          <w:tcPr>
            <w:tcW w:w="1694" w:type="dxa"/>
            <w:vMerge/>
            <w:tcBorders>
              <w:top w:val="single" w:sz="4" w:space="0" w:color="000000"/>
              <w:left w:val="single" w:sz="4" w:space="0" w:color="auto"/>
              <w:bottom w:val="nil"/>
              <w:right w:val="single" w:sz="4" w:space="0" w:color="000000"/>
            </w:tcBorders>
            <w:shd w:val="clear" w:color="auto" w:fill="auto"/>
            <w:vAlign w:val="center"/>
          </w:tcPr>
          <w:p w14:paraId="70937854" w14:textId="77777777" w:rsidR="00032555" w:rsidRPr="00E96015" w:rsidRDefault="00032555">
            <w:pPr>
              <w:widowControl w:val="0"/>
              <w:pBdr>
                <w:top w:val="nil"/>
                <w:left w:val="nil"/>
                <w:bottom w:val="nil"/>
                <w:right w:val="nil"/>
                <w:between w:val="nil"/>
              </w:pBdr>
              <w:spacing w:line="276" w:lineRule="auto"/>
              <w:rPr>
                <w:color w:val="000000"/>
              </w:rPr>
            </w:pPr>
          </w:p>
        </w:tc>
        <w:tc>
          <w:tcPr>
            <w:tcW w:w="2360" w:type="dxa"/>
            <w:tcBorders>
              <w:top w:val="nil"/>
              <w:left w:val="nil"/>
              <w:bottom w:val="nil"/>
              <w:right w:val="nil"/>
            </w:tcBorders>
            <w:shd w:val="clear" w:color="auto" w:fill="auto"/>
            <w:vAlign w:val="bottom"/>
          </w:tcPr>
          <w:p w14:paraId="647C2520" w14:textId="77777777" w:rsidR="00032555" w:rsidRPr="00E96015" w:rsidRDefault="00B35FA1">
            <w:pPr>
              <w:jc w:val="center"/>
              <w:rPr>
                <w:color w:val="000000"/>
              </w:rPr>
            </w:pPr>
            <w:r w:rsidRPr="00E96015">
              <w:rPr>
                <w:color w:val="000000"/>
              </w:rPr>
              <w:t>GAPD12 H950</w:t>
            </w:r>
          </w:p>
        </w:tc>
        <w:tc>
          <w:tcPr>
            <w:tcW w:w="5057" w:type="dxa"/>
            <w:tcBorders>
              <w:top w:val="nil"/>
              <w:left w:val="nil"/>
              <w:bottom w:val="nil"/>
              <w:right w:val="nil"/>
            </w:tcBorders>
            <w:shd w:val="clear" w:color="auto" w:fill="auto"/>
            <w:vAlign w:val="bottom"/>
          </w:tcPr>
          <w:p w14:paraId="09A92B26" w14:textId="77777777" w:rsidR="00032555" w:rsidRPr="00E96015" w:rsidRDefault="00B35FA1">
            <w:pPr>
              <w:jc w:val="center"/>
              <w:rPr>
                <w:color w:val="000000"/>
              </w:rPr>
            </w:pPr>
            <w:r w:rsidRPr="00E96015">
              <w:rPr>
                <w:color w:val="000000"/>
              </w:rPr>
              <w:t>CATCAAGTCCACAACACGGTTGCTGTA</w:t>
            </w:r>
          </w:p>
        </w:tc>
        <w:tc>
          <w:tcPr>
            <w:tcW w:w="2394" w:type="dxa"/>
            <w:tcBorders>
              <w:top w:val="nil"/>
              <w:left w:val="nil"/>
              <w:bottom w:val="nil"/>
              <w:right w:val="single" w:sz="4" w:space="0" w:color="auto"/>
            </w:tcBorders>
            <w:shd w:val="clear" w:color="auto" w:fill="auto"/>
            <w:vAlign w:val="bottom"/>
          </w:tcPr>
          <w:p w14:paraId="39E90136" w14:textId="77777777" w:rsidR="00032555" w:rsidRPr="00E96015" w:rsidRDefault="00B35FA1">
            <w:pPr>
              <w:jc w:val="center"/>
              <w:rPr>
                <w:color w:val="000000"/>
              </w:rPr>
            </w:pPr>
            <w:r w:rsidRPr="00E96015">
              <w:rPr>
                <w:color w:val="000000"/>
              </w:rPr>
              <w:t>(Friesen et al. 1997)</w:t>
            </w:r>
          </w:p>
        </w:tc>
      </w:tr>
      <w:tr w:rsidR="00032555" w:rsidRPr="00E96015" w14:paraId="28DD0D77" w14:textId="77777777" w:rsidTr="000C0C41">
        <w:trPr>
          <w:trHeight w:val="320"/>
        </w:trPr>
        <w:tc>
          <w:tcPr>
            <w:tcW w:w="1694" w:type="dxa"/>
            <w:vMerge w:val="restart"/>
            <w:tcBorders>
              <w:top w:val="single" w:sz="4" w:space="0" w:color="000000"/>
              <w:left w:val="single" w:sz="4" w:space="0" w:color="auto"/>
              <w:bottom w:val="nil"/>
              <w:right w:val="single" w:sz="4" w:space="0" w:color="000000"/>
            </w:tcBorders>
            <w:shd w:val="clear" w:color="auto" w:fill="auto"/>
            <w:vAlign w:val="center"/>
          </w:tcPr>
          <w:p w14:paraId="46631BE3" w14:textId="01E19FB1" w:rsidR="00032555" w:rsidRPr="00E96015" w:rsidRDefault="00B35FA1">
            <w:pPr>
              <w:jc w:val="center"/>
              <w:rPr>
                <w:color w:val="000000"/>
              </w:rPr>
            </w:pPr>
            <w:r w:rsidRPr="00E96015">
              <w:rPr>
                <w:color w:val="000000"/>
              </w:rPr>
              <w:t xml:space="preserve">anonymous </w:t>
            </w:r>
            <w:r w:rsidR="000C0C41" w:rsidRPr="00E96015">
              <w:rPr>
                <w:color w:val="000000"/>
              </w:rPr>
              <w:t xml:space="preserve">nuclear </w:t>
            </w:r>
            <w:r w:rsidRPr="00E96015">
              <w:rPr>
                <w:color w:val="000000"/>
              </w:rPr>
              <w:t>marker</w:t>
            </w:r>
          </w:p>
        </w:tc>
        <w:tc>
          <w:tcPr>
            <w:tcW w:w="2360" w:type="dxa"/>
            <w:tcBorders>
              <w:top w:val="single" w:sz="4" w:space="0" w:color="000000"/>
              <w:left w:val="nil"/>
              <w:bottom w:val="nil"/>
              <w:right w:val="nil"/>
            </w:tcBorders>
            <w:shd w:val="clear" w:color="auto" w:fill="auto"/>
            <w:vAlign w:val="bottom"/>
          </w:tcPr>
          <w:p w14:paraId="6331B8B1" w14:textId="77777777" w:rsidR="00032555" w:rsidRPr="00E96015" w:rsidRDefault="00B35FA1">
            <w:pPr>
              <w:jc w:val="center"/>
              <w:rPr>
                <w:color w:val="000000"/>
              </w:rPr>
            </w:pPr>
            <w:r w:rsidRPr="00E96015">
              <w:rPr>
                <w:color w:val="000000"/>
              </w:rPr>
              <w:t>TP1F4</w:t>
            </w:r>
          </w:p>
        </w:tc>
        <w:tc>
          <w:tcPr>
            <w:tcW w:w="5057" w:type="dxa"/>
            <w:tcBorders>
              <w:top w:val="single" w:sz="4" w:space="0" w:color="000000"/>
              <w:left w:val="nil"/>
              <w:bottom w:val="nil"/>
              <w:right w:val="nil"/>
            </w:tcBorders>
            <w:shd w:val="clear" w:color="auto" w:fill="auto"/>
            <w:vAlign w:val="bottom"/>
          </w:tcPr>
          <w:p w14:paraId="0587475B" w14:textId="77777777" w:rsidR="00032555" w:rsidRPr="00E96015" w:rsidRDefault="00B35FA1">
            <w:pPr>
              <w:jc w:val="center"/>
              <w:rPr>
                <w:color w:val="000000"/>
              </w:rPr>
            </w:pPr>
            <w:r w:rsidRPr="00E96015">
              <w:rPr>
                <w:color w:val="000000"/>
              </w:rPr>
              <w:t>CAGCTCTGCTGAACCTGTTG</w:t>
            </w:r>
          </w:p>
        </w:tc>
        <w:tc>
          <w:tcPr>
            <w:tcW w:w="2394" w:type="dxa"/>
            <w:vMerge w:val="restart"/>
            <w:tcBorders>
              <w:top w:val="single" w:sz="4" w:space="0" w:color="000000"/>
              <w:left w:val="nil"/>
              <w:right w:val="single" w:sz="4" w:space="0" w:color="auto"/>
            </w:tcBorders>
            <w:shd w:val="clear" w:color="auto" w:fill="auto"/>
            <w:vAlign w:val="bottom"/>
          </w:tcPr>
          <w:p w14:paraId="31C9147F" w14:textId="77777777" w:rsidR="00032555" w:rsidRPr="00E96015" w:rsidRDefault="00B35FA1">
            <w:pPr>
              <w:jc w:val="center"/>
              <w:rPr>
                <w:color w:val="000000"/>
              </w:rPr>
            </w:pPr>
            <w:r w:rsidRPr="00E96015">
              <w:rPr>
                <w:color w:val="000000"/>
              </w:rPr>
              <w:t>(Nadeau et al., 2007)</w:t>
            </w:r>
          </w:p>
          <w:p w14:paraId="0A242CF3" w14:textId="77777777" w:rsidR="00032555" w:rsidRPr="00E96015" w:rsidRDefault="00B35FA1">
            <w:pPr>
              <w:jc w:val="center"/>
              <w:rPr>
                <w:color w:val="000000"/>
              </w:rPr>
            </w:pPr>
            <w:r w:rsidRPr="00E96015">
              <w:rPr>
                <w:color w:val="000000"/>
              </w:rPr>
              <w:t>(Nadeau et al., 2007)</w:t>
            </w:r>
          </w:p>
        </w:tc>
      </w:tr>
      <w:tr w:rsidR="00032555" w:rsidRPr="00E96015" w14:paraId="31A1AC06" w14:textId="77777777" w:rsidTr="000C0C41">
        <w:trPr>
          <w:trHeight w:val="320"/>
        </w:trPr>
        <w:tc>
          <w:tcPr>
            <w:tcW w:w="1694" w:type="dxa"/>
            <w:vMerge/>
            <w:tcBorders>
              <w:top w:val="single" w:sz="4" w:space="0" w:color="000000"/>
              <w:left w:val="single" w:sz="4" w:space="0" w:color="auto"/>
              <w:bottom w:val="nil"/>
              <w:right w:val="single" w:sz="4" w:space="0" w:color="000000"/>
            </w:tcBorders>
            <w:shd w:val="clear" w:color="auto" w:fill="auto"/>
            <w:vAlign w:val="center"/>
          </w:tcPr>
          <w:p w14:paraId="435A67FF" w14:textId="77777777" w:rsidR="00032555" w:rsidRPr="00E96015" w:rsidRDefault="00032555">
            <w:pPr>
              <w:widowControl w:val="0"/>
              <w:pBdr>
                <w:top w:val="nil"/>
                <w:left w:val="nil"/>
                <w:bottom w:val="nil"/>
                <w:right w:val="nil"/>
                <w:between w:val="nil"/>
              </w:pBdr>
              <w:spacing w:line="276" w:lineRule="auto"/>
              <w:rPr>
                <w:color w:val="000000"/>
              </w:rPr>
            </w:pPr>
          </w:p>
        </w:tc>
        <w:tc>
          <w:tcPr>
            <w:tcW w:w="2360" w:type="dxa"/>
            <w:tcBorders>
              <w:top w:val="nil"/>
              <w:left w:val="nil"/>
              <w:bottom w:val="nil"/>
              <w:right w:val="nil"/>
            </w:tcBorders>
            <w:shd w:val="clear" w:color="auto" w:fill="auto"/>
            <w:vAlign w:val="bottom"/>
          </w:tcPr>
          <w:p w14:paraId="7E546C56" w14:textId="77777777" w:rsidR="00032555" w:rsidRPr="00E96015" w:rsidRDefault="00B35FA1">
            <w:pPr>
              <w:jc w:val="center"/>
              <w:rPr>
                <w:color w:val="000000"/>
              </w:rPr>
            </w:pPr>
            <w:r w:rsidRPr="00E96015">
              <w:rPr>
                <w:color w:val="000000"/>
              </w:rPr>
              <w:t>TP1R5</w:t>
            </w:r>
          </w:p>
        </w:tc>
        <w:tc>
          <w:tcPr>
            <w:tcW w:w="5057" w:type="dxa"/>
            <w:tcBorders>
              <w:top w:val="nil"/>
              <w:left w:val="nil"/>
              <w:bottom w:val="nil"/>
              <w:right w:val="nil"/>
            </w:tcBorders>
            <w:shd w:val="clear" w:color="auto" w:fill="auto"/>
            <w:vAlign w:val="bottom"/>
          </w:tcPr>
          <w:p w14:paraId="07CD231F" w14:textId="77777777" w:rsidR="00032555" w:rsidRPr="00E96015" w:rsidRDefault="00B35FA1">
            <w:pPr>
              <w:jc w:val="center"/>
              <w:rPr>
                <w:color w:val="000000"/>
              </w:rPr>
            </w:pPr>
            <w:r w:rsidRPr="00E96015">
              <w:rPr>
                <w:color w:val="000000"/>
              </w:rPr>
              <w:t>ATTGGTTTTAGTCACAAGCAAAAA</w:t>
            </w:r>
          </w:p>
        </w:tc>
        <w:tc>
          <w:tcPr>
            <w:tcW w:w="2394" w:type="dxa"/>
            <w:vMerge/>
            <w:tcBorders>
              <w:top w:val="single" w:sz="4" w:space="0" w:color="000000"/>
              <w:left w:val="nil"/>
              <w:right w:val="single" w:sz="4" w:space="0" w:color="auto"/>
            </w:tcBorders>
            <w:shd w:val="clear" w:color="auto" w:fill="auto"/>
            <w:vAlign w:val="bottom"/>
          </w:tcPr>
          <w:p w14:paraId="63C903BF" w14:textId="77777777" w:rsidR="00032555" w:rsidRPr="00E96015" w:rsidRDefault="00032555">
            <w:pPr>
              <w:widowControl w:val="0"/>
              <w:pBdr>
                <w:top w:val="nil"/>
                <w:left w:val="nil"/>
                <w:bottom w:val="nil"/>
                <w:right w:val="nil"/>
                <w:between w:val="nil"/>
              </w:pBdr>
              <w:spacing w:line="276" w:lineRule="auto"/>
              <w:rPr>
                <w:color w:val="000000"/>
              </w:rPr>
            </w:pPr>
          </w:p>
        </w:tc>
      </w:tr>
      <w:tr w:rsidR="00032555" w:rsidRPr="00E96015" w14:paraId="237808FE" w14:textId="77777777" w:rsidTr="000C0C41">
        <w:trPr>
          <w:trHeight w:val="297"/>
        </w:trPr>
        <w:tc>
          <w:tcPr>
            <w:tcW w:w="1694" w:type="dxa"/>
            <w:vMerge/>
            <w:tcBorders>
              <w:top w:val="single" w:sz="4" w:space="0" w:color="000000"/>
              <w:left w:val="single" w:sz="4" w:space="0" w:color="auto"/>
              <w:bottom w:val="single" w:sz="4" w:space="0" w:color="auto"/>
              <w:right w:val="single" w:sz="4" w:space="0" w:color="000000"/>
            </w:tcBorders>
            <w:shd w:val="clear" w:color="auto" w:fill="auto"/>
            <w:vAlign w:val="center"/>
          </w:tcPr>
          <w:p w14:paraId="225142C4" w14:textId="77777777" w:rsidR="00032555" w:rsidRPr="00E96015" w:rsidRDefault="00032555">
            <w:pPr>
              <w:widowControl w:val="0"/>
              <w:pBdr>
                <w:top w:val="nil"/>
                <w:left w:val="nil"/>
                <w:bottom w:val="nil"/>
                <w:right w:val="nil"/>
                <w:between w:val="nil"/>
              </w:pBdr>
              <w:spacing w:line="276" w:lineRule="auto"/>
              <w:rPr>
                <w:color w:val="000000"/>
              </w:rPr>
            </w:pPr>
          </w:p>
        </w:tc>
        <w:tc>
          <w:tcPr>
            <w:tcW w:w="2360" w:type="dxa"/>
            <w:tcBorders>
              <w:top w:val="nil"/>
              <w:left w:val="nil"/>
              <w:bottom w:val="single" w:sz="4" w:space="0" w:color="auto"/>
              <w:right w:val="nil"/>
            </w:tcBorders>
            <w:shd w:val="clear" w:color="auto" w:fill="auto"/>
            <w:vAlign w:val="center"/>
          </w:tcPr>
          <w:p w14:paraId="227B11DA" w14:textId="77777777" w:rsidR="00032555" w:rsidRPr="00E96015" w:rsidRDefault="00B35FA1">
            <w:pPr>
              <w:jc w:val="center"/>
            </w:pPr>
            <w:r w:rsidRPr="00E96015">
              <w:t>TP1 SapRM13</w:t>
            </w:r>
          </w:p>
        </w:tc>
        <w:tc>
          <w:tcPr>
            <w:tcW w:w="5057" w:type="dxa"/>
            <w:tcBorders>
              <w:top w:val="nil"/>
              <w:left w:val="nil"/>
              <w:bottom w:val="single" w:sz="4" w:space="0" w:color="auto"/>
              <w:right w:val="nil"/>
            </w:tcBorders>
            <w:shd w:val="clear" w:color="auto" w:fill="auto"/>
            <w:vAlign w:val="center"/>
          </w:tcPr>
          <w:p w14:paraId="666897F5" w14:textId="77777777" w:rsidR="00032555" w:rsidRPr="00E96015" w:rsidRDefault="00B35FA1">
            <w:pPr>
              <w:jc w:val="center"/>
              <w:rPr>
                <w:color w:val="000000"/>
              </w:rPr>
            </w:pPr>
            <w:r w:rsidRPr="00E96015">
              <w:rPr>
                <w:color w:val="000000"/>
              </w:rPr>
              <w:t>GCTGTTGAGTTTTGGCTTACC</w:t>
            </w:r>
          </w:p>
        </w:tc>
        <w:tc>
          <w:tcPr>
            <w:tcW w:w="2394" w:type="dxa"/>
            <w:tcBorders>
              <w:top w:val="nil"/>
              <w:left w:val="nil"/>
              <w:bottom w:val="single" w:sz="4" w:space="0" w:color="auto"/>
              <w:right w:val="single" w:sz="4" w:space="0" w:color="auto"/>
            </w:tcBorders>
            <w:shd w:val="clear" w:color="auto" w:fill="auto"/>
            <w:vAlign w:val="bottom"/>
          </w:tcPr>
          <w:p w14:paraId="559A81F2" w14:textId="77777777" w:rsidR="00032555" w:rsidRPr="00E96015" w:rsidRDefault="00B35FA1">
            <w:pPr>
              <w:jc w:val="center"/>
            </w:pPr>
            <w:r w:rsidRPr="00E96015">
              <w:t>This study</w:t>
            </w:r>
          </w:p>
        </w:tc>
      </w:tr>
    </w:tbl>
    <w:p w14:paraId="4EFDB736" w14:textId="77777777" w:rsidR="00032555" w:rsidRPr="00E96015" w:rsidRDefault="00032555"/>
    <w:p w14:paraId="766A82A2" w14:textId="77777777" w:rsidR="00032555" w:rsidRPr="00E96015" w:rsidRDefault="00B35FA1">
      <w:r w:rsidRPr="00E96015">
        <w:br w:type="page"/>
      </w:r>
    </w:p>
    <w:p w14:paraId="6F226FE5" w14:textId="77777777" w:rsidR="00032555" w:rsidRPr="00E96015" w:rsidRDefault="00B35FA1">
      <w:r w:rsidRPr="00E96015">
        <w:lastRenderedPageBreak/>
        <w:t>Table 2 Standard screening PCR and restriction digest protocols. Bolded, underlined nucleotides in restriction enzyme sequences denote SNP sites used for screening.</w:t>
      </w:r>
    </w:p>
    <w:p w14:paraId="172B8587" w14:textId="77777777" w:rsidR="00032555" w:rsidRPr="00E96015" w:rsidRDefault="00032555"/>
    <w:tbl>
      <w:tblPr>
        <w:tblStyle w:val="a0"/>
        <w:tblW w:w="12989" w:type="dxa"/>
        <w:jc w:val="center"/>
        <w:tblLayout w:type="fixed"/>
        <w:tblLook w:val="0400" w:firstRow="0" w:lastRow="0" w:firstColumn="0" w:lastColumn="0" w:noHBand="0" w:noVBand="1"/>
      </w:tblPr>
      <w:tblGrid>
        <w:gridCol w:w="2421"/>
        <w:gridCol w:w="1211"/>
        <w:gridCol w:w="1043"/>
        <w:gridCol w:w="1117"/>
        <w:gridCol w:w="554"/>
        <w:gridCol w:w="1932"/>
        <w:gridCol w:w="1024"/>
        <w:gridCol w:w="1315"/>
        <w:gridCol w:w="980"/>
        <w:gridCol w:w="1392"/>
      </w:tblGrid>
      <w:tr w:rsidR="00032555" w:rsidRPr="00E96015" w14:paraId="29B19C13" w14:textId="77777777" w:rsidTr="000C0C41">
        <w:trPr>
          <w:trHeight w:val="350"/>
          <w:jc w:val="center"/>
        </w:trPr>
        <w:tc>
          <w:tcPr>
            <w:tcW w:w="2421" w:type="dxa"/>
            <w:tcBorders>
              <w:top w:val="nil"/>
              <w:left w:val="nil"/>
              <w:bottom w:val="nil"/>
              <w:right w:val="nil"/>
            </w:tcBorders>
            <w:shd w:val="clear" w:color="auto" w:fill="auto"/>
            <w:vAlign w:val="bottom"/>
          </w:tcPr>
          <w:p w14:paraId="7BAE3DB8" w14:textId="77777777" w:rsidR="00032555" w:rsidRPr="00E96015" w:rsidRDefault="00032555"/>
        </w:tc>
        <w:tc>
          <w:tcPr>
            <w:tcW w:w="3925" w:type="dxa"/>
            <w:gridSpan w:val="4"/>
            <w:tcBorders>
              <w:top w:val="single" w:sz="4" w:space="0" w:color="000000"/>
              <w:left w:val="single" w:sz="4" w:space="0" w:color="000000"/>
              <w:right w:val="single" w:sz="4" w:space="0" w:color="000000"/>
            </w:tcBorders>
            <w:shd w:val="clear" w:color="auto" w:fill="auto"/>
            <w:vAlign w:val="bottom"/>
          </w:tcPr>
          <w:p w14:paraId="6682A617" w14:textId="77777777" w:rsidR="00032555" w:rsidRPr="00E96015" w:rsidRDefault="00B35FA1">
            <w:pPr>
              <w:jc w:val="center"/>
              <w:rPr>
                <w:color w:val="000000"/>
              </w:rPr>
            </w:pPr>
            <w:r w:rsidRPr="00E96015">
              <w:rPr>
                <w:color w:val="000000"/>
              </w:rPr>
              <w:t>PCR</w:t>
            </w:r>
          </w:p>
        </w:tc>
        <w:tc>
          <w:tcPr>
            <w:tcW w:w="6643" w:type="dxa"/>
            <w:gridSpan w:val="5"/>
            <w:tcBorders>
              <w:top w:val="single" w:sz="4" w:space="0" w:color="000000"/>
              <w:left w:val="nil"/>
              <w:right w:val="single" w:sz="4" w:space="0" w:color="000000"/>
            </w:tcBorders>
            <w:shd w:val="clear" w:color="auto" w:fill="auto"/>
            <w:vAlign w:val="bottom"/>
          </w:tcPr>
          <w:p w14:paraId="3D2AB013" w14:textId="77777777" w:rsidR="00032555" w:rsidRPr="00E96015" w:rsidRDefault="00B35FA1">
            <w:pPr>
              <w:jc w:val="center"/>
              <w:rPr>
                <w:color w:val="000000"/>
              </w:rPr>
            </w:pPr>
            <w:r w:rsidRPr="00E96015">
              <w:rPr>
                <w:color w:val="000000"/>
              </w:rPr>
              <w:t>Restriction Digest</w:t>
            </w:r>
          </w:p>
        </w:tc>
      </w:tr>
      <w:tr w:rsidR="00032555" w:rsidRPr="00E96015" w14:paraId="4CA45A2E" w14:textId="77777777" w:rsidTr="000C0C41">
        <w:trPr>
          <w:trHeight w:val="320"/>
          <w:jc w:val="center"/>
        </w:trPr>
        <w:tc>
          <w:tcPr>
            <w:tcW w:w="2421" w:type="dxa"/>
            <w:tcBorders>
              <w:top w:val="nil"/>
              <w:left w:val="nil"/>
              <w:bottom w:val="nil"/>
              <w:right w:val="nil"/>
            </w:tcBorders>
            <w:shd w:val="clear" w:color="auto" w:fill="auto"/>
            <w:vAlign w:val="bottom"/>
          </w:tcPr>
          <w:p w14:paraId="1DBD5035" w14:textId="77777777" w:rsidR="00032555" w:rsidRPr="00E96015" w:rsidRDefault="00032555">
            <w:pPr>
              <w:jc w:val="center"/>
              <w:rPr>
                <w:color w:val="000000"/>
              </w:rPr>
            </w:pPr>
          </w:p>
        </w:tc>
        <w:tc>
          <w:tcPr>
            <w:tcW w:w="1211" w:type="dxa"/>
            <w:tcBorders>
              <w:left w:val="single" w:sz="4" w:space="0" w:color="000000"/>
              <w:bottom w:val="single" w:sz="4" w:space="0" w:color="000000"/>
              <w:right w:val="nil"/>
            </w:tcBorders>
            <w:shd w:val="clear" w:color="auto" w:fill="auto"/>
            <w:vAlign w:val="bottom"/>
          </w:tcPr>
          <w:p w14:paraId="02BAC9CA" w14:textId="77777777" w:rsidR="00032555" w:rsidRPr="00E96015" w:rsidRDefault="00B35FA1">
            <w:pPr>
              <w:jc w:val="center"/>
              <w:rPr>
                <w:color w:val="000000"/>
              </w:rPr>
            </w:pPr>
            <w:r w:rsidRPr="00E96015">
              <w:rPr>
                <w:color w:val="000000"/>
              </w:rPr>
              <w:t>5x buffer</w:t>
            </w:r>
          </w:p>
        </w:tc>
        <w:tc>
          <w:tcPr>
            <w:tcW w:w="1043" w:type="dxa"/>
            <w:tcBorders>
              <w:left w:val="nil"/>
              <w:bottom w:val="single" w:sz="4" w:space="0" w:color="000000"/>
              <w:right w:val="nil"/>
            </w:tcBorders>
            <w:shd w:val="clear" w:color="auto" w:fill="auto"/>
            <w:vAlign w:val="bottom"/>
          </w:tcPr>
          <w:p w14:paraId="52DBF744" w14:textId="77777777" w:rsidR="00032555" w:rsidRPr="00E96015" w:rsidRDefault="00B35FA1">
            <w:pPr>
              <w:jc w:val="center"/>
              <w:rPr>
                <w:color w:val="000000"/>
                <w:vertAlign w:val="subscript"/>
              </w:rPr>
            </w:pPr>
            <w:r w:rsidRPr="00E96015">
              <w:rPr>
                <w:color w:val="000000"/>
              </w:rPr>
              <w:t>MgCl</w:t>
            </w:r>
            <w:r w:rsidRPr="00E96015">
              <w:rPr>
                <w:color w:val="000000"/>
                <w:vertAlign w:val="subscript"/>
              </w:rPr>
              <w:t>2</w:t>
            </w:r>
          </w:p>
        </w:tc>
        <w:tc>
          <w:tcPr>
            <w:tcW w:w="1117" w:type="dxa"/>
            <w:tcBorders>
              <w:left w:val="nil"/>
              <w:bottom w:val="single" w:sz="4" w:space="0" w:color="000000"/>
              <w:right w:val="nil"/>
            </w:tcBorders>
            <w:shd w:val="clear" w:color="auto" w:fill="auto"/>
            <w:vAlign w:val="bottom"/>
          </w:tcPr>
          <w:p w14:paraId="5BA9BDFA" w14:textId="77777777" w:rsidR="00032555" w:rsidRPr="00E96015" w:rsidRDefault="00B35FA1">
            <w:pPr>
              <w:jc w:val="center"/>
              <w:rPr>
                <w:color w:val="000000"/>
              </w:rPr>
            </w:pPr>
            <w:r w:rsidRPr="00E96015">
              <w:rPr>
                <w:color w:val="000000"/>
              </w:rPr>
              <w:t>M13 tag</w:t>
            </w:r>
          </w:p>
        </w:tc>
        <w:tc>
          <w:tcPr>
            <w:tcW w:w="554" w:type="dxa"/>
            <w:tcBorders>
              <w:left w:val="nil"/>
              <w:bottom w:val="single" w:sz="4" w:space="0" w:color="000000"/>
              <w:right w:val="single" w:sz="4" w:space="0" w:color="000000"/>
            </w:tcBorders>
            <w:shd w:val="clear" w:color="auto" w:fill="auto"/>
            <w:vAlign w:val="bottom"/>
          </w:tcPr>
          <w:p w14:paraId="19E9FB3C" w14:textId="77777777" w:rsidR="00032555" w:rsidRPr="00E96015" w:rsidRDefault="00B35FA1">
            <w:pPr>
              <w:jc w:val="center"/>
              <w:rPr>
                <w:color w:val="000000"/>
              </w:rPr>
            </w:pPr>
            <w:r w:rsidRPr="00E96015">
              <w:rPr>
                <w:color w:val="000000"/>
              </w:rPr>
              <w:t>Ta</w:t>
            </w:r>
          </w:p>
        </w:tc>
        <w:tc>
          <w:tcPr>
            <w:tcW w:w="1932" w:type="dxa"/>
            <w:tcBorders>
              <w:left w:val="nil"/>
              <w:bottom w:val="single" w:sz="4" w:space="0" w:color="000000"/>
              <w:right w:val="nil"/>
            </w:tcBorders>
            <w:shd w:val="clear" w:color="auto" w:fill="auto"/>
            <w:vAlign w:val="bottom"/>
          </w:tcPr>
          <w:p w14:paraId="4057F75A" w14:textId="77777777" w:rsidR="00032555" w:rsidRPr="00E96015" w:rsidRDefault="00B35FA1">
            <w:pPr>
              <w:jc w:val="center"/>
              <w:rPr>
                <w:color w:val="000000"/>
              </w:rPr>
            </w:pPr>
            <w:r w:rsidRPr="00E96015">
              <w:rPr>
                <w:color w:val="000000"/>
              </w:rPr>
              <w:t>Enzyme</w:t>
            </w:r>
          </w:p>
        </w:tc>
        <w:tc>
          <w:tcPr>
            <w:tcW w:w="1024" w:type="dxa"/>
            <w:tcBorders>
              <w:left w:val="nil"/>
              <w:bottom w:val="single" w:sz="4" w:space="0" w:color="000000"/>
              <w:right w:val="nil"/>
            </w:tcBorders>
            <w:shd w:val="clear" w:color="auto" w:fill="auto"/>
            <w:vAlign w:val="bottom"/>
          </w:tcPr>
          <w:p w14:paraId="09B90746" w14:textId="77777777" w:rsidR="00032555" w:rsidRPr="00E96015" w:rsidRDefault="00B35FA1">
            <w:pPr>
              <w:jc w:val="center"/>
              <w:rPr>
                <w:color w:val="000000"/>
              </w:rPr>
            </w:pPr>
            <w:r w:rsidRPr="00E96015">
              <w:rPr>
                <w:color w:val="000000"/>
              </w:rPr>
              <w:t xml:space="preserve">reaction </w:t>
            </w:r>
          </w:p>
          <w:p w14:paraId="1A58B829" w14:textId="77777777" w:rsidR="00032555" w:rsidRPr="00E96015" w:rsidRDefault="00B35FA1">
            <w:pPr>
              <w:jc w:val="center"/>
              <w:rPr>
                <w:color w:val="000000"/>
              </w:rPr>
            </w:pPr>
            <w:r w:rsidRPr="00E96015">
              <w:rPr>
                <w:color w:val="000000"/>
              </w:rPr>
              <w:t>volume</w:t>
            </w:r>
          </w:p>
        </w:tc>
        <w:tc>
          <w:tcPr>
            <w:tcW w:w="1315" w:type="dxa"/>
            <w:tcBorders>
              <w:left w:val="nil"/>
              <w:bottom w:val="single" w:sz="4" w:space="0" w:color="000000"/>
              <w:right w:val="nil"/>
            </w:tcBorders>
            <w:shd w:val="clear" w:color="auto" w:fill="auto"/>
            <w:vAlign w:val="bottom"/>
          </w:tcPr>
          <w:p w14:paraId="589DCB6B" w14:textId="77777777" w:rsidR="00032555" w:rsidRPr="00E96015" w:rsidRDefault="00B35FA1">
            <w:pPr>
              <w:jc w:val="center"/>
              <w:rPr>
                <w:color w:val="000000"/>
              </w:rPr>
            </w:pPr>
            <w:r w:rsidRPr="00E96015">
              <w:rPr>
                <w:color w:val="000000"/>
              </w:rPr>
              <w:t xml:space="preserve">enzyme </w:t>
            </w:r>
          </w:p>
          <w:p w14:paraId="3891AF7F" w14:textId="77777777" w:rsidR="00032555" w:rsidRPr="00E96015" w:rsidRDefault="00B35FA1">
            <w:pPr>
              <w:jc w:val="center"/>
              <w:rPr>
                <w:color w:val="000000"/>
              </w:rPr>
            </w:pPr>
            <w:r w:rsidRPr="00E96015">
              <w:rPr>
                <w:color w:val="000000"/>
              </w:rPr>
              <w:t>(U)</w:t>
            </w:r>
          </w:p>
        </w:tc>
        <w:tc>
          <w:tcPr>
            <w:tcW w:w="980" w:type="dxa"/>
            <w:tcBorders>
              <w:left w:val="nil"/>
              <w:bottom w:val="single" w:sz="4" w:space="0" w:color="000000"/>
              <w:right w:val="nil"/>
            </w:tcBorders>
            <w:shd w:val="clear" w:color="auto" w:fill="auto"/>
            <w:vAlign w:val="bottom"/>
          </w:tcPr>
          <w:p w14:paraId="48067CFE" w14:textId="77777777" w:rsidR="00032555" w:rsidRPr="00E96015" w:rsidRDefault="00B35FA1">
            <w:pPr>
              <w:jc w:val="center"/>
              <w:rPr>
                <w:color w:val="000000"/>
              </w:rPr>
            </w:pPr>
            <w:r w:rsidRPr="00E96015">
              <w:rPr>
                <w:color w:val="000000"/>
              </w:rPr>
              <w:t>PCR</w:t>
            </w:r>
          </w:p>
          <w:p w14:paraId="3BF5FEA8" w14:textId="77777777" w:rsidR="00032555" w:rsidRPr="00E96015" w:rsidRDefault="00B35FA1">
            <w:pPr>
              <w:jc w:val="center"/>
              <w:rPr>
                <w:color w:val="000000"/>
              </w:rPr>
            </w:pPr>
            <w:r w:rsidRPr="00E96015">
              <w:rPr>
                <w:color w:val="000000"/>
              </w:rPr>
              <w:t>product</w:t>
            </w:r>
          </w:p>
        </w:tc>
        <w:tc>
          <w:tcPr>
            <w:tcW w:w="1392" w:type="dxa"/>
            <w:tcBorders>
              <w:left w:val="nil"/>
              <w:bottom w:val="single" w:sz="4" w:space="0" w:color="000000"/>
              <w:right w:val="single" w:sz="4" w:space="0" w:color="000000"/>
            </w:tcBorders>
            <w:shd w:val="clear" w:color="auto" w:fill="auto"/>
            <w:vAlign w:val="bottom"/>
          </w:tcPr>
          <w:p w14:paraId="67373976" w14:textId="77777777" w:rsidR="00032555" w:rsidRPr="00E96015" w:rsidRDefault="00B35FA1">
            <w:pPr>
              <w:jc w:val="center"/>
              <w:rPr>
                <w:color w:val="000000"/>
              </w:rPr>
            </w:pPr>
            <w:r w:rsidRPr="00E96015">
              <w:rPr>
                <w:color w:val="000000"/>
              </w:rPr>
              <w:t>Gel</w:t>
            </w:r>
          </w:p>
        </w:tc>
      </w:tr>
      <w:tr w:rsidR="00032555" w:rsidRPr="00E96015" w14:paraId="6A26AEF4" w14:textId="77777777" w:rsidTr="000C0C41">
        <w:trPr>
          <w:trHeight w:val="320"/>
          <w:jc w:val="center"/>
        </w:trPr>
        <w:tc>
          <w:tcPr>
            <w:tcW w:w="2421" w:type="dxa"/>
            <w:tcBorders>
              <w:top w:val="single" w:sz="4" w:space="0" w:color="000000"/>
              <w:left w:val="single" w:sz="4" w:space="0" w:color="000000"/>
              <w:bottom w:val="nil"/>
              <w:right w:val="single" w:sz="4" w:space="0" w:color="000000"/>
            </w:tcBorders>
            <w:shd w:val="clear" w:color="auto" w:fill="auto"/>
            <w:vAlign w:val="bottom"/>
          </w:tcPr>
          <w:p w14:paraId="58246948" w14:textId="77777777" w:rsidR="00032555" w:rsidRPr="00E96015" w:rsidRDefault="00B35FA1">
            <w:pPr>
              <w:jc w:val="center"/>
              <w:rPr>
                <w:color w:val="000000"/>
              </w:rPr>
            </w:pPr>
            <w:r w:rsidRPr="00E96015">
              <w:rPr>
                <w:color w:val="000000"/>
              </w:rPr>
              <w:t>Enol</w:t>
            </w:r>
          </w:p>
        </w:tc>
        <w:tc>
          <w:tcPr>
            <w:tcW w:w="1211" w:type="dxa"/>
            <w:tcBorders>
              <w:top w:val="nil"/>
              <w:left w:val="nil"/>
              <w:bottom w:val="nil"/>
              <w:right w:val="nil"/>
            </w:tcBorders>
            <w:shd w:val="clear" w:color="auto" w:fill="auto"/>
            <w:vAlign w:val="bottom"/>
          </w:tcPr>
          <w:p w14:paraId="07E7CF71" w14:textId="77777777" w:rsidR="00032555" w:rsidRPr="00E96015" w:rsidRDefault="00B35FA1">
            <w:pPr>
              <w:jc w:val="center"/>
              <w:rPr>
                <w:color w:val="000000"/>
              </w:rPr>
            </w:pPr>
            <w:r w:rsidRPr="00E96015">
              <w:rPr>
                <w:color w:val="000000"/>
              </w:rPr>
              <w:t>clear</w:t>
            </w:r>
          </w:p>
        </w:tc>
        <w:tc>
          <w:tcPr>
            <w:tcW w:w="1043" w:type="dxa"/>
            <w:tcBorders>
              <w:top w:val="nil"/>
              <w:left w:val="nil"/>
              <w:bottom w:val="nil"/>
              <w:right w:val="nil"/>
            </w:tcBorders>
            <w:shd w:val="clear" w:color="auto" w:fill="auto"/>
            <w:vAlign w:val="bottom"/>
          </w:tcPr>
          <w:p w14:paraId="630DE52F" w14:textId="77777777" w:rsidR="00032555" w:rsidRPr="00E96015" w:rsidRDefault="00B35FA1">
            <w:pPr>
              <w:jc w:val="center"/>
              <w:rPr>
                <w:color w:val="000000"/>
              </w:rPr>
            </w:pPr>
            <w:r w:rsidRPr="00E96015">
              <w:rPr>
                <w:color w:val="000000"/>
              </w:rPr>
              <w:t>2.0 mM</w:t>
            </w:r>
          </w:p>
        </w:tc>
        <w:tc>
          <w:tcPr>
            <w:tcW w:w="1117" w:type="dxa"/>
            <w:tcBorders>
              <w:top w:val="nil"/>
              <w:left w:val="nil"/>
              <w:bottom w:val="nil"/>
              <w:right w:val="nil"/>
            </w:tcBorders>
            <w:shd w:val="clear" w:color="auto" w:fill="auto"/>
            <w:vAlign w:val="bottom"/>
          </w:tcPr>
          <w:p w14:paraId="271E32B0" w14:textId="77777777" w:rsidR="00032555" w:rsidRPr="00E96015" w:rsidRDefault="00B35FA1">
            <w:pPr>
              <w:jc w:val="center"/>
              <w:rPr>
                <w:color w:val="000000"/>
              </w:rPr>
            </w:pPr>
            <w:r w:rsidRPr="00E96015">
              <w:rPr>
                <w:color w:val="000000"/>
              </w:rPr>
              <w:t>added</w:t>
            </w:r>
          </w:p>
        </w:tc>
        <w:tc>
          <w:tcPr>
            <w:tcW w:w="554" w:type="dxa"/>
            <w:tcBorders>
              <w:top w:val="nil"/>
              <w:left w:val="nil"/>
              <w:bottom w:val="nil"/>
              <w:right w:val="single" w:sz="4" w:space="0" w:color="000000"/>
            </w:tcBorders>
            <w:shd w:val="clear" w:color="auto" w:fill="auto"/>
            <w:vAlign w:val="bottom"/>
          </w:tcPr>
          <w:p w14:paraId="4C8B5205" w14:textId="77777777" w:rsidR="00032555" w:rsidRPr="00E96015" w:rsidRDefault="00B35FA1">
            <w:pPr>
              <w:jc w:val="center"/>
              <w:rPr>
                <w:color w:val="000000"/>
              </w:rPr>
            </w:pPr>
            <w:r w:rsidRPr="00E96015">
              <w:rPr>
                <w:color w:val="000000"/>
              </w:rPr>
              <w:t>60˚</w:t>
            </w:r>
          </w:p>
        </w:tc>
        <w:tc>
          <w:tcPr>
            <w:tcW w:w="1932" w:type="dxa"/>
            <w:tcBorders>
              <w:top w:val="nil"/>
              <w:left w:val="nil"/>
              <w:bottom w:val="nil"/>
              <w:right w:val="nil"/>
            </w:tcBorders>
            <w:shd w:val="clear" w:color="auto" w:fill="auto"/>
            <w:vAlign w:val="bottom"/>
          </w:tcPr>
          <w:p w14:paraId="17D6599E" w14:textId="77777777" w:rsidR="00032555" w:rsidRPr="00E96015" w:rsidRDefault="00B35FA1">
            <w:pPr>
              <w:jc w:val="center"/>
              <w:rPr>
                <w:i/>
                <w:color w:val="000000"/>
              </w:rPr>
            </w:pPr>
            <w:r w:rsidRPr="00E96015">
              <w:rPr>
                <w:i/>
                <w:color w:val="000000"/>
              </w:rPr>
              <w:t xml:space="preserve">Fnu4HI </w:t>
            </w:r>
          </w:p>
          <w:p w14:paraId="1538C709" w14:textId="77777777" w:rsidR="00032555" w:rsidRPr="00E96015" w:rsidRDefault="00B35FA1">
            <w:pPr>
              <w:jc w:val="center"/>
              <w:rPr>
                <w:i/>
                <w:color w:val="000000"/>
              </w:rPr>
            </w:pPr>
            <w:r w:rsidRPr="00E96015">
              <w:rPr>
                <w:i/>
                <w:color w:val="000000"/>
              </w:rPr>
              <w:t>(5’-GCNG</w:t>
            </w:r>
            <w:r w:rsidRPr="00E96015">
              <w:rPr>
                <w:b/>
                <w:i/>
                <w:color w:val="000000"/>
                <w:u w:val="single"/>
              </w:rPr>
              <w:t>C</w:t>
            </w:r>
            <w:r w:rsidRPr="00E96015">
              <w:rPr>
                <w:i/>
                <w:color w:val="000000"/>
              </w:rPr>
              <w:t>-3’)</w:t>
            </w:r>
          </w:p>
        </w:tc>
        <w:tc>
          <w:tcPr>
            <w:tcW w:w="1024" w:type="dxa"/>
            <w:tcBorders>
              <w:top w:val="nil"/>
              <w:left w:val="nil"/>
              <w:bottom w:val="nil"/>
              <w:right w:val="nil"/>
            </w:tcBorders>
            <w:shd w:val="clear" w:color="auto" w:fill="auto"/>
            <w:vAlign w:val="bottom"/>
          </w:tcPr>
          <w:p w14:paraId="3E38666F" w14:textId="77777777" w:rsidR="00032555" w:rsidRPr="00E96015" w:rsidRDefault="00B35FA1">
            <w:pPr>
              <w:jc w:val="center"/>
              <w:rPr>
                <w:color w:val="000000"/>
              </w:rPr>
            </w:pPr>
            <w:r w:rsidRPr="00E96015">
              <w:rPr>
                <w:color w:val="000000"/>
              </w:rPr>
              <w:t>5 µL</w:t>
            </w:r>
          </w:p>
        </w:tc>
        <w:tc>
          <w:tcPr>
            <w:tcW w:w="1315" w:type="dxa"/>
            <w:tcBorders>
              <w:top w:val="nil"/>
              <w:left w:val="nil"/>
              <w:bottom w:val="nil"/>
              <w:right w:val="nil"/>
            </w:tcBorders>
            <w:shd w:val="clear" w:color="auto" w:fill="auto"/>
            <w:vAlign w:val="bottom"/>
          </w:tcPr>
          <w:p w14:paraId="14BE72B7" w14:textId="77777777" w:rsidR="00032555" w:rsidRPr="00E96015" w:rsidRDefault="00B35FA1">
            <w:pPr>
              <w:jc w:val="center"/>
              <w:rPr>
                <w:color w:val="000000"/>
              </w:rPr>
            </w:pPr>
            <w:r w:rsidRPr="00E96015">
              <w:rPr>
                <w:color w:val="000000"/>
              </w:rPr>
              <w:t xml:space="preserve">0.5 </w:t>
            </w:r>
          </w:p>
        </w:tc>
        <w:tc>
          <w:tcPr>
            <w:tcW w:w="980" w:type="dxa"/>
            <w:tcBorders>
              <w:top w:val="nil"/>
              <w:left w:val="nil"/>
              <w:bottom w:val="nil"/>
              <w:right w:val="nil"/>
            </w:tcBorders>
            <w:shd w:val="clear" w:color="auto" w:fill="auto"/>
            <w:vAlign w:val="bottom"/>
          </w:tcPr>
          <w:p w14:paraId="69438768" w14:textId="77777777" w:rsidR="00032555" w:rsidRPr="00E96015" w:rsidRDefault="00B35FA1">
            <w:pPr>
              <w:jc w:val="center"/>
              <w:rPr>
                <w:color w:val="000000"/>
              </w:rPr>
            </w:pPr>
            <w:r w:rsidRPr="00E96015">
              <w:rPr>
                <w:color w:val="000000"/>
              </w:rPr>
              <w:t>1 µL</w:t>
            </w:r>
          </w:p>
        </w:tc>
        <w:tc>
          <w:tcPr>
            <w:tcW w:w="1392" w:type="dxa"/>
            <w:tcBorders>
              <w:top w:val="nil"/>
              <w:left w:val="nil"/>
              <w:bottom w:val="nil"/>
              <w:right w:val="single" w:sz="4" w:space="0" w:color="000000"/>
            </w:tcBorders>
            <w:shd w:val="clear" w:color="auto" w:fill="auto"/>
            <w:vAlign w:val="bottom"/>
          </w:tcPr>
          <w:p w14:paraId="5EAE9212" w14:textId="77777777" w:rsidR="00032555" w:rsidRPr="00E96015" w:rsidRDefault="00B35FA1">
            <w:pPr>
              <w:jc w:val="center"/>
              <w:rPr>
                <w:color w:val="000000"/>
              </w:rPr>
            </w:pPr>
            <w:r w:rsidRPr="00E96015">
              <w:rPr>
                <w:color w:val="000000"/>
              </w:rPr>
              <w:t>Acrylamide</w:t>
            </w:r>
          </w:p>
        </w:tc>
      </w:tr>
      <w:tr w:rsidR="00032555" w:rsidRPr="00E96015" w14:paraId="37373499" w14:textId="77777777" w:rsidTr="000C0C41">
        <w:trPr>
          <w:trHeight w:val="320"/>
          <w:jc w:val="center"/>
        </w:trPr>
        <w:tc>
          <w:tcPr>
            <w:tcW w:w="2421" w:type="dxa"/>
            <w:tcBorders>
              <w:top w:val="nil"/>
              <w:left w:val="single" w:sz="4" w:space="0" w:color="000000"/>
              <w:bottom w:val="nil"/>
              <w:right w:val="single" w:sz="4" w:space="0" w:color="000000"/>
            </w:tcBorders>
            <w:shd w:val="clear" w:color="auto" w:fill="auto"/>
            <w:vAlign w:val="bottom"/>
          </w:tcPr>
          <w:p w14:paraId="6912AE7D" w14:textId="77777777" w:rsidR="00032555" w:rsidRPr="00E96015" w:rsidRDefault="00B35FA1">
            <w:pPr>
              <w:jc w:val="center"/>
              <w:rPr>
                <w:color w:val="000000"/>
              </w:rPr>
            </w:pPr>
            <w:r w:rsidRPr="00E96015">
              <w:rPr>
                <w:color w:val="000000"/>
              </w:rPr>
              <w:t>GAPD</w:t>
            </w:r>
          </w:p>
        </w:tc>
        <w:tc>
          <w:tcPr>
            <w:tcW w:w="1211" w:type="dxa"/>
            <w:tcBorders>
              <w:top w:val="nil"/>
              <w:left w:val="nil"/>
              <w:bottom w:val="nil"/>
              <w:right w:val="nil"/>
            </w:tcBorders>
            <w:shd w:val="clear" w:color="auto" w:fill="auto"/>
            <w:vAlign w:val="bottom"/>
          </w:tcPr>
          <w:p w14:paraId="0CBCE82D" w14:textId="77777777" w:rsidR="00032555" w:rsidRPr="00E96015" w:rsidRDefault="00B35FA1">
            <w:pPr>
              <w:jc w:val="center"/>
              <w:rPr>
                <w:color w:val="000000"/>
              </w:rPr>
            </w:pPr>
            <w:r w:rsidRPr="00E96015">
              <w:rPr>
                <w:color w:val="000000"/>
              </w:rPr>
              <w:t>green</w:t>
            </w:r>
          </w:p>
        </w:tc>
        <w:tc>
          <w:tcPr>
            <w:tcW w:w="1043" w:type="dxa"/>
            <w:tcBorders>
              <w:top w:val="nil"/>
              <w:left w:val="nil"/>
              <w:bottom w:val="nil"/>
              <w:right w:val="nil"/>
            </w:tcBorders>
            <w:shd w:val="clear" w:color="auto" w:fill="auto"/>
            <w:vAlign w:val="bottom"/>
          </w:tcPr>
          <w:p w14:paraId="4623B601" w14:textId="77777777" w:rsidR="00032555" w:rsidRPr="00E96015" w:rsidRDefault="00B35FA1">
            <w:pPr>
              <w:jc w:val="center"/>
              <w:rPr>
                <w:color w:val="000000"/>
              </w:rPr>
            </w:pPr>
            <w:r w:rsidRPr="00E96015">
              <w:rPr>
                <w:color w:val="000000"/>
              </w:rPr>
              <w:t>2.0 mM</w:t>
            </w:r>
          </w:p>
        </w:tc>
        <w:tc>
          <w:tcPr>
            <w:tcW w:w="1117" w:type="dxa"/>
            <w:tcBorders>
              <w:top w:val="nil"/>
              <w:left w:val="nil"/>
              <w:bottom w:val="nil"/>
              <w:right w:val="nil"/>
            </w:tcBorders>
            <w:shd w:val="clear" w:color="auto" w:fill="auto"/>
            <w:vAlign w:val="bottom"/>
          </w:tcPr>
          <w:p w14:paraId="630A0BEB" w14:textId="77777777" w:rsidR="00032555" w:rsidRPr="00E96015" w:rsidRDefault="00B35FA1">
            <w:pPr>
              <w:jc w:val="center"/>
              <w:rPr>
                <w:color w:val="000000"/>
              </w:rPr>
            </w:pPr>
            <w:r w:rsidRPr="00E96015">
              <w:rPr>
                <w:color w:val="000000"/>
              </w:rPr>
              <w:t>omitted</w:t>
            </w:r>
          </w:p>
        </w:tc>
        <w:tc>
          <w:tcPr>
            <w:tcW w:w="554" w:type="dxa"/>
            <w:tcBorders>
              <w:top w:val="nil"/>
              <w:left w:val="nil"/>
              <w:bottom w:val="nil"/>
              <w:right w:val="single" w:sz="4" w:space="0" w:color="000000"/>
            </w:tcBorders>
            <w:shd w:val="clear" w:color="auto" w:fill="auto"/>
            <w:vAlign w:val="bottom"/>
          </w:tcPr>
          <w:p w14:paraId="1378221F" w14:textId="77777777" w:rsidR="00032555" w:rsidRPr="00E96015" w:rsidRDefault="00B35FA1">
            <w:pPr>
              <w:jc w:val="center"/>
              <w:rPr>
                <w:color w:val="000000"/>
              </w:rPr>
            </w:pPr>
            <w:r w:rsidRPr="00E96015">
              <w:rPr>
                <w:color w:val="000000"/>
              </w:rPr>
              <w:t>60˚</w:t>
            </w:r>
          </w:p>
        </w:tc>
        <w:tc>
          <w:tcPr>
            <w:tcW w:w="1932" w:type="dxa"/>
            <w:tcBorders>
              <w:top w:val="nil"/>
              <w:left w:val="nil"/>
              <w:bottom w:val="nil"/>
              <w:right w:val="nil"/>
            </w:tcBorders>
            <w:shd w:val="clear" w:color="auto" w:fill="auto"/>
            <w:vAlign w:val="bottom"/>
          </w:tcPr>
          <w:p w14:paraId="02C1BA62" w14:textId="77777777" w:rsidR="00032555" w:rsidRPr="00E96015" w:rsidRDefault="00B35FA1">
            <w:pPr>
              <w:jc w:val="center"/>
              <w:rPr>
                <w:i/>
                <w:color w:val="000000"/>
              </w:rPr>
            </w:pPr>
            <w:proofErr w:type="spellStart"/>
            <w:r w:rsidRPr="00E96015">
              <w:rPr>
                <w:i/>
                <w:color w:val="000000"/>
              </w:rPr>
              <w:t>NlaIII</w:t>
            </w:r>
            <w:proofErr w:type="spellEnd"/>
            <w:r w:rsidRPr="00E96015">
              <w:rPr>
                <w:i/>
                <w:color w:val="000000"/>
              </w:rPr>
              <w:t xml:space="preserve"> </w:t>
            </w:r>
          </w:p>
          <w:p w14:paraId="5D180124" w14:textId="77777777" w:rsidR="00032555" w:rsidRPr="00E96015" w:rsidRDefault="00B35FA1">
            <w:pPr>
              <w:jc w:val="center"/>
              <w:rPr>
                <w:i/>
                <w:color w:val="000000"/>
              </w:rPr>
            </w:pPr>
            <w:r w:rsidRPr="00E96015">
              <w:rPr>
                <w:i/>
                <w:color w:val="000000"/>
              </w:rPr>
              <w:t>(5’-C</w:t>
            </w:r>
            <w:r w:rsidRPr="00E96015">
              <w:rPr>
                <w:b/>
                <w:i/>
                <w:color w:val="000000"/>
                <w:u w:val="single"/>
              </w:rPr>
              <w:t>A</w:t>
            </w:r>
            <w:r w:rsidRPr="00E96015">
              <w:rPr>
                <w:i/>
                <w:color w:val="000000"/>
              </w:rPr>
              <w:t>T</w:t>
            </w:r>
            <w:r w:rsidRPr="00E96015">
              <w:rPr>
                <w:b/>
                <w:i/>
                <w:color w:val="000000"/>
                <w:u w:val="single"/>
              </w:rPr>
              <w:t>G</w:t>
            </w:r>
            <w:r w:rsidRPr="00E96015">
              <w:rPr>
                <w:i/>
                <w:color w:val="000000"/>
              </w:rPr>
              <w:t>-3’)</w:t>
            </w:r>
          </w:p>
        </w:tc>
        <w:tc>
          <w:tcPr>
            <w:tcW w:w="1024" w:type="dxa"/>
            <w:tcBorders>
              <w:top w:val="nil"/>
              <w:left w:val="nil"/>
              <w:bottom w:val="nil"/>
              <w:right w:val="nil"/>
            </w:tcBorders>
            <w:shd w:val="clear" w:color="auto" w:fill="auto"/>
            <w:vAlign w:val="bottom"/>
          </w:tcPr>
          <w:p w14:paraId="7CF09D1D" w14:textId="77777777" w:rsidR="00032555" w:rsidRPr="00E96015" w:rsidRDefault="00B35FA1">
            <w:pPr>
              <w:jc w:val="center"/>
              <w:rPr>
                <w:color w:val="000000"/>
              </w:rPr>
            </w:pPr>
            <w:r w:rsidRPr="00E96015">
              <w:rPr>
                <w:color w:val="000000"/>
              </w:rPr>
              <w:t>10 µL</w:t>
            </w:r>
          </w:p>
        </w:tc>
        <w:tc>
          <w:tcPr>
            <w:tcW w:w="1315" w:type="dxa"/>
            <w:tcBorders>
              <w:top w:val="nil"/>
              <w:left w:val="nil"/>
              <w:bottom w:val="nil"/>
              <w:right w:val="nil"/>
            </w:tcBorders>
            <w:shd w:val="clear" w:color="auto" w:fill="auto"/>
            <w:vAlign w:val="bottom"/>
          </w:tcPr>
          <w:p w14:paraId="35C86CFA" w14:textId="77777777" w:rsidR="00032555" w:rsidRPr="00E96015" w:rsidRDefault="00B35FA1">
            <w:pPr>
              <w:jc w:val="center"/>
              <w:rPr>
                <w:color w:val="000000"/>
              </w:rPr>
            </w:pPr>
            <w:r w:rsidRPr="00E96015">
              <w:rPr>
                <w:color w:val="000000"/>
              </w:rPr>
              <w:t xml:space="preserve">1 </w:t>
            </w:r>
          </w:p>
        </w:tc>
        <w:tc>
          <w:tcPr>
            <w:tcW w:w="980" w:type="dxa"/>
            <w:tcBorders>
              <w:top w:val="nil"/>
              <w:left w:val="nil"/>
              <w:bottom w:val="nil"/>
              <w:right w:val="nil"/>
            </w:tcBorders>
            <w:shd w:val="clear" w:color="auto" w:fill="auto"/>
            <w:vAlign w:val="bottom"/>
          </w:tcPr>
          <w:p w14:paraId="65098E02" w14:textId="77777777" w:rsidR="00032555" w:rsidRPr="00E96015" w:rsidRDefault="00B35FA1">
            <w:pPr>
              <w:jc w:val="center"/>
              <w:rPr>
                <w:color w:val="000000"/>
              </w:rPr>
            </w:pPr>
            <w:r w:rsidRPr="00E96015">
              <w:rPr>
                <w:color w:val="000000"/>
              </w:rPr>
              <w:t>6 µL</w:t>
            </w:r>
          </w:p>
        </w:tc>
        <w:tc>
          <w:tcPr>
            <w:tcW w:w="1392" w:type="dxa"/>
            <w:tcBorders>
              <w:top w:val="nil"/>
              <w:left w:val="nil"/>
              <w:bottom w:val="nil"/>
              <w:right w:val="single" w:sz="4" w:space="0" w:color="000000"/>
            </w:tcBorders>
            <w:shd w:val="clear" w:color="auto" w:fill="auto"/>
            <w:vAlign w:val="bottom"/>
          </w:tcPr>
          <w:p w14:paraId="3A99BEBD" w14:textId="77777777" w:rsidR="00032555" w:rsidRPr="00E96015" w:rsidRDefault="00B35FA1">
            <w:pPr>
              <w:jc w:val="center"/>
              <w:rPr>
                <w:color w:val="000000"/>
              </w:rPr>
            </w:pPr>
            <w:r w:rsidRPr="00E96015">
              <w:rPr>
                <w:color w:val="000000"/>
              </w:rPr>
              <w:t>Agarose</w:t>
            </w:r>
          </w:p>
        </w:tc>
      </w:tr>
      <w:tr w:rsidR="00032555" w:rsidRPr="00E96015" w14:paraId="06A5CC1F" w14:textId="77777777" w:rsidTr="000C0C41">
        <w:trPr>
          <w:trHeight w:val="621"/>
          <w:jc w:val="center"/>
        </w:trPr>
        <w:tc>
          <w:tcPr>
            <w:tcW w:w="2421" w:type="dxa"/>
            <w:tcBorders>
              <w:top w:val="nil"/>
              <w:left w:val="single" w:sz="4" w:space="0" w:color="000000"/>
              <w:bottom w:val="single" w:sz="4" w:space="0" w:color="000000"/>
              <w:right w:val="single" w:sz="4" w:space="0" w:color="000000"/>
            </w:tcBorders>
            <w:shd w:val="clear" w:color="auto" w:fill="auto"/>
            <w:vAlign w:val="bottom"/>
          </w:tcPr>
          <w:p w14:paraId="5BE9A68D" w14:textId="77777777" w:rsidR="00032555" w:rsidRPr="00E96015" w:rsidRDefault="00B35FA1">
            <w:pPr>
              <w:jc w:val="center"/>
              <w:rPr>
                <w:color w:val="000000"/>
              </w:rPr>
            </w:pPr>
            <w:r w:rsidRPr="00E96015">
              <w:rPr>
                <w:color w:val="000000"/>
              </w:rPr>
              <w:t>anonymous nuclear marker</w:t>
            </w:r>
          </w:p>
        </w:tc>
        <w:tc>
          <w:tcPr>
            <w:tcW w:w="1211" w:type="dxa"/>
            <w:tcBorders>
              <w:top w:val="nil"/>
              <w:left w:val="nil"/>
              <w:bottom w:val="single" w:sz="4" w:space="0" w:color="000000"/>
              <w:right w:val="nil"/>
            </w:tcBorders>
            <w:shd w:val="clear" w:color="auto" w:fill="auto"/>
            <w:vAlign w:val="bottom"/>
          </w:tcPr>
          <w:p w14:paraId="2DA74850" w14:textId="77777777" w:rsidR="00032555" w:rsidRPr="00E96015" w:rsidRDefault="00B35FA1">
            <w:pPr>
              <w:jc w:val="center"/>
              <w:rPr>
                <w:color w:val="000000"/>
              </w:rPr>
            </w:pPr>
            <w:r w:rsidRPr="00E96015">
              <w:rPr>
                <w:color w:val="000000"/>
              </w:rPr>
              <w:t>green</w:t>
            </w:r>
          </w:p>
        </w:tc>
        <w:tc>
          <w:tcPr>
            <w:tcW w:w="1043" w:type="dxa"/>
            <w:tcBorders>
              <w:top w:val="nil"/>
              <w:left w:val="nil"/>
              <w:bottom w:val="single" w:sz="4" w:space="0" w:color="000000"/>
              <w:right w:val="nil"/>
            </w:tcBorders>
            <w:shd w:val="clear" w:color="auto" w:fill="auto"/>
            <w:vAlign w:val="bottom"/>
          </w:tcPr>
          <w:p w14:paraId="058DFDC8" w14:textId="77777777" w:rsidR="00032555" w:rsidRPr="00E96015" w:rsidRDefault="00B35FA1">
            <w:pPr>
              <w:jc w:val="center"/>
              <w:rPr>
                <w:color w:val="000000"/>
              </w:rPr>
            </w:pPr>
            <w:r w:rsidRPr="00E96015">
              <w:rPr>
                <w:color w:val="000000"/>
              </w:rPr>
              <w:t>2.5 mM</w:t>
            </w:r>
          </w:p>
        </w:tc>
        <w:tc>
          <w:tcPr>
            <w:tcW w:w="1117" w:type="dxa"/>
            <w:tcBorders>
              <w:top w:val="nil"/>
              <w:left w:val="nil"/>
              <w:bottom w:val="single" w:sz="4" w:space="0" w:color="000000"/>
              <w:right w:val="nil"/>
            </w:tcBorders>
            <w:shd w:val="clear" w:color="auto" w:fill="auto"/>
            <w:vAlign w:val="bottom"/>
          </w:tcPr>
          <w:p w14:paraId="334D9788" w14:textId="77777777" w:rsidR="00032555" w:rsidRPr="00E96015" w:rsidRDefault="00B35FA1">
            <w:pPr>
              <w:jc w:val="center"/>
              <w:rPr>
                <w:color w:val="000000"/>
              </w:rPr>
            </w:pPr>
            <w:r w:rsidRPr="00E96015">
              <w:rPr>
                <w:color w:val="000000"/>
              </w:rPr>
              <w:t>omitted</w:t>
            </w:r>
          </w:p>
        </w:tc>
        <w:tc>
          <w:tcPr>
            <w:tcW w:w="554" w:type="dxa"/>
            <w:tcBorders>
              <w:top w:val="nil"/>
              <w:left w:val="nil"/>
              <w:bottom w:val="single" w:sz="4" w:space="0" w:color="000000"/>
              <w:right w:val="single" w:sz="4" w:space="0" w:color="000000"/>
            </w:tcBorders>
            <w:shd w:val="clear" w:color="auto" w:fill="auto"/>
            <w:vAlign w:val="bottom"/>
          </w:tcPr>
          <w:p w14:paraId="42BB06E3" w14:textId="77777777" w:rsidR="00032555" w:rsidRPr="00E96015" w:rsidRDefault="00B35FA1">
            <w:pPr>
              <w:jc w:val="center"/>
              <w:rPr>
                <w:color w:val="000000"/>
              </w:rPr>
            </w:pPr>
            <w:r w:rsidRPr="00E96015">
              <w:rPr>
                <w:color w:val="000000"/>
              </w:rPr>
              <w:t>52˚</w:t>
            </w:r>
          </w:p>
        </w:tc>
        <w:tc>
          <w:tcPr>
            <w:tcW w:w="1932" w:type="dxa"/>
            <w:tcBorders>
              <w:top w:val="nil"/>
              <w:left w:val="nil"/>
              <w:bottom w:val="single" w:sz="4" w:space="0" w:color="000000"/>
              <w:right w:val="nil"/>
            </w:tcBorders>
            <w:shd w:val="clear" w:color="auto" w:fill="auto"/>
            <w:vAlign w:val="bottom"/>
          </w:tcPr>
          <w:p w14:paraId="1C03FB13" w14:textId="77777777" w:rsidR="00032555" w:rsidRPr="00E96015" w:rsidRDefault="00B35FA1">
            <w:pPr>
              <w:jc w:val="center"/>
              <w:rPr>
                <w:color w:val="000000"/>
              </w:rPr>
            </w:pPr>
            <w:proofErr w:type="spellStart"/>
            <w:r w:rsidRPr="00E96015">
              <w:rPr>
                <w:i/>
                <w:color w:val="000000"/>
              </w:rPr>
              <w:t>MspI</w:t>
            </w:r>
            <w:proofErr w:type="spellEnd"/>
            <w:r w:rsidRPr="00E96015">
              <w:rPr>
                <w:color w:val="000000"/>
              </w:rPr>
              <w:t xml:space="preserve"> </w:t>
            </w:r>
          </w:p>
          <w:p w14:paraId="5FC3BBC0" w14:textId="77777777" w:rsidR="00032555" w:rsidRPr="00E96015" w:rsidRDefault="00B35FA1">
            <w:pPr>
              <w:jc w:val="center"/>
              <w:rPr>
                <w:i/>
                <w:color w:val="000000"/>
              </w:rPr>
            </w:pPr>
            <w:r w:rsidRPr="00E96015">
              <w:rPr>
                <w:color w:val="000000"/>
              </w:rPr>
              <w:t>(5’-C</w:t>
            </w:r>
            <w:r w:rsidRPr="00E96015">
              <w:rPr>
                <w:b/>
                <w:color w:val="000000"/>
                <w:u w:val="single"/>
              </w:rPr>
              <w:t>C</w:t>
            </w:r>
            <w:r w:rsidRPr="00E96015">
              <w:rPr>
                <w:color w:val="000000"/>
              </w:rPr>
              <w:t xml:space="preserve">GG-3’) </w:t>
            </w:r>
          </w:p>
        </w:tc>
        <w:tc>
          <w:tcPr>
            <w:tcW w:w="1024" w:type="dxa"/>
            <w:tcBorders>
              <w:top w:val="nil"/>
              <w:left w:val="nil"/>
              <w:bottom w:val="single" w:sz="4" w:space="0" w:color="000000"/>
              <w:right w:val="nil"/>
            </w:tcBorders>
            <w:shd w:val="clear" w:color="auto" w:fill="auto"/>
            <w:vAlign w:val="bottom"/>
          </w:tcPr>
          <w:p w14:paraId="7306A943" w14:textId="77777777" w:rsidR="00032555" w:rsidRPr="00E96015" w:rsidRDefault="00B35FA1">
            <w:pPr>
              <w:jc w:val="center"/>
              <w:rPr>
                <w:color w:val="000000"/>
              </w:rPr>
            </w:pPr>
            <w:r w:rsidRPr="00E96015">
              <w:rPr>
                <w:color w:val="000000"/>
              </w:rPr>
              <w:t>10 µL</w:t>
            </w:r>
          </w:p>
        </w:tc>
        <w:tc>
          <w:tcPr>
            <w:tcW w:w="1315" w:type="dxa"/>
            <w:tcBorders>
              <w:top w:val="nil"/>
              <w:left w:val="nil"/>
              <w:bottom w:val="single" w:sz="4" w:space="0" w:color="000000"/>
              <w:right w:val="nil"/>
            </w:tcBorders>
            <w:shd w:val="clear" w:color="auto" w:fill="auto"/>
            <w:vAlign w:val="bottom"/>
          </w:tcPr>
          <w:p w14:paraId="61985A7C" w14:textId="77777777" w:rsidR="00032555" w:rsidRPr="00E96015" w:rsidRDefault="00B35FA1">
            <w:pPr>
              <w:jc w:val="center"/>
              <w:rPr>
                <w:color w:val="000000"/>
              </w:rPr>
            </w:pPr>
            <w:r w:rsidRPr="00E96015">
              <w:rPr>
                <w:color w:val="000000"/>
              </w:rPr>
              <w:t xml:space="preserve">2 </w:t>
            </w:r>
          </w:p>
        </w:tc>
        <w:tc>
          <w:tcPr>
            <w:tcW w:w="980" w:type="dxa"/>
            <w:tcBorders>
              <w:top w:val="nil"/>
              <w:left w:val="nil"/>
              <w:bottom w:val="single" w:sz="4" w:space="0" w:color="000000"/>
              <w:right w:val="nil"/>
            </w:tcBorders>
            <w:shd w:val="clear" w:color="auto" w:fill="auto"/>
            <w:vAlign w:val="bottom"/>
          </w:tcPr>
          <w:p w14:paraId="2CD43DA9" w14:textId="77777777" w:rsidR="00032555" w:rsidRPr="00E96015" w:rsidRDefault="00B35FA1">
            <w:pPr>
              <w:jc w:val="center"/>
              <w:rPr>
                <w:color w:val="000000"/>
              </w:rPr>
            </w:pPr>
            <w:r w:rsidRPr="00E96015">
              <w:rPr>
                <w:color w:val="000000"/>
              </w:rPr>
              <w:t>6 µL</w:t>
            </w:r>
          </w:p>
        </w:tc>
        <w:tc>
          <w:tcPr>
            <w:tcW w:w="1392" w:type="dxa"/>
            <w:tcBorders>
              <w:top w:val="nil"/>
              <w:left w:val="nil"/>
              <w:bottom w:val="single" w:sz="4" w:space="0" w:color="000000"/>
              <w:right w:val="single" w:sz="4" w:space="0" w:color="000000"/>
            </w:tcBorders>
            <w:shd w:val="clear" w:color="auto" w:fill="auto"/>
            <w:vAlign w:val="bottom"/>
          </w:tcPr>
          <w:p w14:paraId="654E4479" w14:textId="77777777" w:rsidR="00032555" w:rsidRPr="00E96015" w:rsidRDefault="00B35FA1">
            <w:pPr>
              <w:jc w:val="center"/>
              <w:rPr>
                <w:color w:val="000000"/>
              </w:rPr>
            </w:pPr>
            <w:r w:rsidRPr="00E96015">
              <w:rPr>
                <w:color w:val="000000"/>
              </w:rPr>
              <w:t>Agarose</w:t>
            </w:r>
          </w:p>
        </w:tc>
      </w:tr>
    </w:tbl>
    <w:p w14:paraId="219485E6" w14:textId="77777777" w:rsidR="00032555" w:rsidRPr="00E96015" w:rsidRDefault="00B35FA1">
      <w:r w:rsidRPr="00E96015">
        <w:br w:type="page"/>
      </w:r>
    </w:p>
    <w:p w14:paraId="59E18AB7" w14:textId="77777777" w:rsidR="00032555" w:rsidRPr="00E96015" w:rsidRDefault="00B35FA1">
      <w:r w:rsidRPr="00E96015">
        <w:lastRenderedPageBreak/>
        <w:t>Table 3 SNP assignments by locus and population (a). Samples sizes recorded as number of alleles (n). Comparisons among species, hybrids, and populations within Alberta (b). P-values from Fisher’s exact tests on the left, bold indicates comparisons are sig</w:t>
      </w:r>
      <w:r w:rsidRPr="00E96015">
        <w:t xml:space="preserve">nificant (p &lt; 0.05), values to the right of the p-values indicate number of alleles (n). </w:t>
      </w:r>
    </w:p>
    <w:p w14:paraId="3C93773B" w14:textId="77777777" w:rsidR="00032555" w:rsidRPr="00E96015" w:rsidRDefault="00B35FA1">
      <w:r w:rsidRPr="00E96015">
        <w:t>a.</w:t>
      </w:r>
    </w:p>
    <w:tbl>
      <w:tblPr>
        <w:tblStyle w:val="a1"/>
        <w:tblW w:w="13521" w:type="dxa"/>
        <w:tblInd w:w="-95" w:type="dxa"/>
        <w:tblLayout w:type="fixed"/>
        <w:tblLook w:val="0400" w:firstRow="0" w:lastRow="0" w:firstColumn="0" w:lastColumn="0" w:noHBand="0" w:noVBand="1"/>
      </w:tblPr>
      <w:tblGrid>
        <w:gridCol w:w="1820"/>
        <w:gridCol w:w="1300"/>
        <w:gridCol w:w="1300"/>
        <w:gridCol w:w="1300"/>
        <w:gridCol w:w="1644"/>
        <w:gridCol w:w="1519"/>
        <w:gridCol w:w="737"/>
        <w:gridCol w:w="1449"/>
        <w:gridCol w:w="1003"/>
        <w:gridCol w:w="1449"/>
      </w:tblGrid>
      <w:tr w:rsidR="00032555" w:rsidRPr="00E96015" w14:paraId="35D1AA79" w14:textId="77777777">
        <w:trPr>
          <w:trHeight w:val="340"/>
        </w:trPr>
        <w:tc>
          <w:tcPr>
            <w:tcW w:w="1820" w:type="dxa"/>
            <w:tcBorders>
              <w:top w:val="nil"/>
              <w:left w:val="nil"/>
              <w:bottom w:val="nil"/>
              <w:right w:val="single" w:sz="8" w:space="0" w:color="000000"/>
            </w:tcBorders>
            <w:tcMar>
              <w:top w:w="20" w:type="dxa"/>
              <w:left w:w="20" w:type="dxa"/>
              <w:bottom w:w="100" w:type="dxa"/>
              <w:right w:w="20" w:type="dxa"/>
            </w:tcMar>
          </w:tcPr>
          <w:p w14:paraId="0051E9BB" w14:textId="77777777" w:rsidR="00032555" w:rsidRPr="00E96015" w:rsidRDefault="00B35FA1">
            <w:pPr>
              <w:jc w:val="center"/>
              <w:rPr>
                <w:rFonts w:eastAsia="Calibri"/>
              </w:rPr>
            </w:pPr>
            <w:r w:rsidRPr="00E96015">
              <w:rPr>
                <w:rFonts w:eastAsia="Calibri"/>
              </w:rPr>
              <w:t xml:space="preserve"> </w:t>
            </w:r>
          </w:p>
        </w:tc>
        <w:tc>
          <w:tcPr>
            <w:tcW w:w="3900" w:type="dxa"/>
            <w:gridSpan w:val="3"/>
            <w:tcBorders>
              <w:top w:val="single" w:sz="8" w:space="0" w:color="000000"/>
              <w:left w:val="nil"/>
              <w:bottom w:val="single" w:sz="8" w:space="0" w:color="000000"/>
              <w:right w:val="single" w:sz="8" w:space="0" w:color="000000"/>
            </w:tcBorders>
            <w:tcMar>
              <w:top w:w="20" w:type="dxa"/>
              <w:left w:w="20" w:type="dxa"/>
              <w:bottom w:w="100" w:type="dxa"/>
              <w:right w:w="20" w:type="dxa"/>
            </w:tcMar>
            <w:vAlign w:val="center"/>
          </w:tcPr>
          <w:p w14:paraId="61804F7F" w14:textId="77777777" w:rsidR="00032555" w:rsidRPr="00E96015" w:rsidRDefault="00B35FA1">
            <w:pPr>
              <w:jc w:val="center"/>
            </w:pPr>
            <w:r w:rsidRPr="00E96015">
              <w:t>Enol</w:t>
            </w:r>
          </w:p>
        </w:tc>
        <w:tc>
          <w:tcPr>
            <w:tcW w:w="3900"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100" w:type="dxa"/>
              <w:right w:w="20" w:type="dxa"/>
            </w:tcMar>
            <w:vAlign w:val="center"/>
          </w:tcPr>
          <w:p w14:paraId="1276AD8F" w14:textId="77777777" w:rsidR="00032555" w:rsidRPr="00E96015" w:rsidRDefault="00B35FA1">
            <w:pPr>
              <w:jc w:val="center"/>
            </w:pPr>
            <w:r w:rsidRPr="00E96015">
              <w:t>GAPD</w:t>
            </w:r>
          </w:p>
        </w:tc>
        <w:tc>
          <w:tcPr>
            <w:tcW w:w="3901"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100" w:type="dxa"/>
              <w:right w:w="20" w:type="dxa"/>
            </w:tcMar>
            <w:vAlign w:val="center"/>
          </w:tcPr>
          <w:p w14:paraId="6DECF075" w14:textId="77777777" w:rsidR="00032555" w:rsidRPr="00E96015" w:rsidRDefault="00B35FA1">
            <w:pPr>
              <w:jc w:val="center"/>
            </w:pPr>
            <w:r w:rsidRPr="00E96015">
              <w:t>anonymous nuclear marker</w:t>
            </w:r>
          </w:p>
        </w:tc>
      </w:tr>
      <w:tr w:rsidR="00032555" w:rsidRPr="00E96015" w14:paraId="17BBAA97" w14:textId="77777777">
        <w:trPr>
          <w:trHeight w:val="340"/>
        </w:trPr>
        <w:tc>
          <w:tcPr>
            <w:tcW w:w="1820" w:type="dxa"/>
            <w:tcBorders>
              <w:top w:val="nil"/>
              <w:left w:val="nil"/>
              <w:bottom w:val="single" w:sz="8" w:space="0" w:color="000000"/>
              <w:right w:val="single" w:sz="8" w:space="0" w:color="000000"/>
            </w:tcBorders>
            <w:shd w:val="clear" w:color="auto" w:fill="auto"/>
            <w:tcMar>
              <w:top w:w="20" w:type="dxa"/>
              <w:left w:w="20" w:type="dxa"/>
              <w:bottom w:w="100" w:type="dxa"/>
              <w:right w:w="20" w:type="dxa"/>
            </w:tcMar>
          </w:tcPr>
          <w:p w14:paraId="4785A213" w14:textId="77777777" w:rsidR="00032555" w:rsidRPr="00E96015" w:rsidRDefault="00B35FA1">
            <w:pPr>
              <w:jc w:val="center"/>
              <w:rPr>
                <w:rFonts w:eastAsia="Calibri"/>
              </w:rPr>
            </w:pPr>
            <w:r w:rsidRPr="00E96015">
              <w:rPr>
                <w:rFonts w:eastAsia="Calibri"/>
              </w:rPr>
              <w:t xml:space="preserve"> </w:t>
            </w:r>
          </w:p>
        </w:tc>
        <w:tc>
          <w:tcPr>
            <w:tcW w:w="1300"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6CA77CA1" w14:textId="77777777" w:rsidR="00032555" w:rsidRPr="00E96015" w:rsidRDefault="00B35FA1">
            <w:pPr>
              <w:jc w:val="center"/>
            </w:pPr>
            <w:r w:rsidRPr="00E96015">
              <w:t>T</w:t>
            </w:r>
          </w:p>
        </w:tc>
        <w:tc>
          <w:tcPr>
            <w:tcW w:w="1300" w:type="dxa"/>
            <w:tcBorders>
              <w:top w:val="single" w:sz="8" w:space="0" w:color="000000"/>
              <w:left w:val="nil"/>
              <w:bottom w:val="single" w:sz="8" w:space="0" w:color="000000"/>
              <w:right w:val="nil"/>
            </w:tcBorders>
            <w:shd w:val="clear" w:color="auto" w:fill="auto"/>
            <w:tcMar>
              <w:top w:w="20" w:type="dxa"/>
              <w:left w:w="20" w:type="dxa"/>
              <w:bottom w:w="100" w:type="dxa"/>
              <w:right w:w="20" w:type="dxa"/>
            </w:tcMar>
            <w:vAlign w:val="center"/>
          </w:tcPr>
          <w:p w14:paraId="7065227F" w14:textId="77777777" w:rsidR="00032555" w:rsidRPr="00E96015" w:rsidRDefault="00B35FA1">
            <w:pPr>
              <w:jc w:val="center"/>
            </w:pPr>
            <w:r w:rsidRPr="00E96015">
              <w:t>C</w:t>
            </w:r>
          </w:p>
        </w:tc>
        <w:tc>
          <w:tcPr>
            <w:tcW w:w="1300" w:type="dxa"/>
            <w:tcBorders>
              <w:top w:val="nil"/>
              <w:left w:val="nil"/>
              <w:bottom w:val="single" w:sz="8" w:space="0" w:color="000000"/>
              <w:right w:val="single" w:sz="8" w:space="0" w:color="000000"/>
            </w:tcBorders>
            <w:shd w:val="clear" w:color="auto" w:fill="auto"/>
            <w:tcMar>
              <w:top w:w="20" w:type="dxa"/>
              <w:left w:w="20" w:type="dxa"/>
              <w:bottom w:w="100" w:type="dxa"/>
              <w:right w:w="20" w:type="dxa"/>
            </w:tcMar>
            <w:vAlign w:val="center"/>
          </w:tcPr>
          <w:p w14:paraId="72E965A2" w14:textId="77777777" w:rsidR="00032555" w:rsidRPr="00E96015" w:rsidRDefault="00B35FA1">
            <w:pPr>
              <w:jc w:val="center"/>
            </w:pPr>
            <w:r w:rsidRPr="00E96015">
              <w:t>n</w:t>
            </w:r>
          </w:p>
        </w:tc>
        <w:tc>
          <w:tcPr>
            <w:tcW w:w="1644"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7EECEFA9" w14:textId="77777777" w:rsidR="00032555" w:rsidRPr="00E96015" w:rsidRDefault="00B35FA1">
            <w:pPr>
              <w:jc w:val="center"/>
            </w:pPr>
            <w:r w:rsidRPr="00E96015">
              <w:t>insertion</w:t>
            </w:r>
          </w:p>
        </w:tc>
        <w:tc>
          <w:tcPr>
            <w:tcW w:w="1519"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62B31151" w14:textId="77777777" w:rsidR="00032555" w:rsidRPr="00E96015" w:rsidRDefault="00B35FA1">
            <w:pPr>
              <w:jc w:val="center"/>
            </w:pPr>
            <w:r w:rsidRPr="00E96015">
              <w:t>deletion</w:t>
            </w:r>
          </w:p>
        </w:tc>
        <w:tc>
          <w:tcPr>
            <w:tcW w:w="737" w:type="dxa"/>
            <w:tcBorders>
              <w:top w:val="nil"/>
              <w:left w:val="nil"/>
              <w:bottom w:val="single" w:sz="8" w:space="0" w:color="000000"/>
              <w:right w:val="single" w:sz="8" w:space="0" w:color="000000"/>
            </w:tcBorders>
            <w:shd w:val="clear" w:color="auto" w:fill="auto"/>
            <w:tcMar>
              <w:top w:w="20" w:type="dxa"/>
              <w:left w:w="20" w:type="dxa"/>
              <w:bottom w:w="100" w:type="dxa"/>
              <w:right w:w="20" w:type="dxa"/>
            </w:tcMar>
            <w:vAlign w:val="center"/>
          </w:tcPr>
          <w:p w14:paraId="0AAC3210" w14:textId="77777777" w:rsidR="00032555" w:rsidRPr="00E96015" w:rsidRDefault="00B35FA1">
            <w:pPr>
              <w:jc w:val="center"/>
            </w:pPr>
            <w:r w:rsidRPr="00E96015">
              <w:t>n</w:t>
            </w:r>
          </w:p>
        </w:tc>
        <w:tc>
          <w:tcPr>
            <w:tcW w:w="1449"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0B0936EE" w14:textId="77777777" w:rsidR="00032555" w:rsidRPr="00E96015" w:rsidRDefault="00B35FA1">
            <w:pPr>
              <w:jc w:val="center"/>
            </w:pPr>
            <w:r w:rsidRPr="00E96015">
              <w:t>T</w:t>
            </w:r>
          </w:p>
        </w:tc>
        <w:tc>
          <w:tcPr>
            <w:tcW w:w="1003"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7B8CF4E4" w14:textId="77777777" w:rsidR="00032555" w:rsidRPr="00E96015" w:rsidRDefault="00B35FA1">
            <w:pPr>
              <w:jc w:val="center"/>
            </w:pPr>
            <w:r w:rsidRPr="00E96015">
              <w:t>C</w:t>
            </w:r>
          </w:p>
        </w:tc>
        <w:tc>
          <w:tcPr>
            <w:tcW w:w="1449" w:type="dxa"/>
            <w:tcBorders>
              <w:top w:val="nil"/>
              <w:left w:val="nil"/>
              <w:bottom w:val="single" w:sz="8" w:space="0" w:color="000000"/>
              <w:right w:val="single" w:sz="8" w:space="0" w:color="000000"/>
            </w:tcBorders>
            <w:shd w:val="clear" w:color="auto" w:fill="auto"/>
            <w:tcMar>
              <w:top w:w="20" w:type="dxa"/>
              <w:left w:w="20" w:type="dxa"/>
              <w:bottom w:w="100" w:type="dxa"/>
              <w:right w:w="20" w:type="dxa"/>
            </w:tcMar>
            <w:vAlign w:val="center"/>
          </w:tcPr>
          <w:p w14:paraId="699BC404" w14:textId="77777777" w:rsidR="00032555" w:rsidRPr="00E96015" w:rsidRDefault="00B35FA1">
            <w:pPr>
              <w:jc w:val="center"/>
            </w:pPr>
            <w:r w:rsidRPr="00E96015">
              <w:t>n</w:t>
            </w:r>
          </w:p>
        </w:tc>
      </w:tr>
      <w:tr w:rsidR="00032555" w:rsidRPr="00E96015" w14:paraId="4ACADC26" w14:textId="77777777">
        <w:trPr>
          <w:trHeight w:val="320"/>
        </w:trPr>
        <w:tc>
          <w:tcPr>
            <w:tcW w:w="1820" w:type="dxa"/>
            <w:tcBorders>
              <w:top w:val="nil"/>
              <w:left w:val="single" w:sz="8" w:space="0" w:color="000000"/>
              <w:bottom w:val="nil"/>
              <w:right w:val="single" w:sz="8" w:space="0" w:color="000000"/>
            </w:tcBorders>
            <w:shd w:val="clear" w:color="auto" w:fill="auto"/>
            <w:tcMar>
              <w:top w:w="20" w:type="dxa"/>
              <w:left w:w="20" w:type="dxa"/>
              <w:bottom w:w="100" w:type="dxa"/>
              <w:right w:w="20" w:type="dxa"/>
            </w:tcMar>
            <w:vAlign w:val="center"/>
          </w:tcPr>
          <w:p w14:paraId="158C343B" w14:textId="77777777" w:rsidR="00032555" w:rsidRPr="00E96015" w:rsidRDefault="00B35FA1">
            <w:pPr>
              <w:jc w:val="center"/>
              <w:rPr>
                <w:i/>
              </w:rPr>
            </w:pPr>
            <w:r w:rsidRPr="00E96015">
              <w:rPr>
                <w:i/>
              </w:rPr>
              <w:t xml:space="preserve">S. nuchalis </w:t>
            </w:r>
            <w:r w:rsidRPr="00E96015">
              <w:t>NM</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3EBC78F3" w14:textId="77777777" w:rsidR="00032555" w:rsidRPr="00E96015" w:rsidRDefault="00B35FA1">
            <w:pPr>
              <w:jc w:val="center"/>
            </w:pPr>
            <w:r w:rsidRPr="00E96015">
              <w:t>28</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5F78E0FC" w14:textId="77777777" w:rsidR="00032555" w:rsidRPr="00E96015" w:rsidRDefault="00B35FA1">
            <w:pPr>
              <w:jc w:val="center"/>
            </w:pPr>
            <w:r w:rsidRPr="00E96015">
              <w:t>2</w:t>
            </w:r>
          </w:p>
        </w:tc>
        <w:tc>
          <w:tcPr>
            <w:tcW w:w="1300"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3B5C142A" w14:textId="77777777" w:rsidR="00032555" w:rsidRPr="00E96015" w:rsidRDefault="00B35FA1">
            <w:pPr>
              <w:jc w:val="center"/>
            </w:pPr>
            <w:r w:rsidRPr="00E96015">
              <w:t>30</w:t>
            </w:r>
          </w:p>
        </w:tc>
        <w:tc>
          <w:tcPr>
            <w:tcW w:w="1644" w:type="dxa"/>
            <w:tcBorders>
              <w:top w:val="nil"/>
              <w:left w:val="nil"/>
              <w:bottom w:val="nil"/>
              <w:right w:val="nil"/>
            </w:tcBorders>
            <w:shd w:val="clear" w:color="auto" w:fill="auto"/>
            <w:tcMar>
              <w:top w:w="20" w:type="dxa"/>
              <w:left w:w="20" w:type="dxa"/>
              <w:bottom w:w="100" w:type="dxa"/>
              <w:right w:w="20" w:type="dxa"/>
            </w:tcMar>
            <w:vAlign w:val="center"/>
          </w:tcPr>
          <w:p w14:paraId="567E6952" w14:textId="77777777" w:rsidR="00032555" w:rsidRPr="00E96015" w:rsidRDefault="00B35FA1">
            <w:pPr>
              <w:jc w:val="center"/>
            </w:pPr>
            <w:r w:rsidRPr="00E96015">
              <w:t>24</w:t>
            </w:r>
          </w:p>
        </w:tc>
        <w:tc>
          <w:tcPr>
            <w:tcW w:w="1519" w:type="dxa"/>
            <w:tcBorders>
              <w:top w:val="nil"/>
              <w:left w:val="nil"/>
              <w:bottom w:val="nil"/>
              <w:right w:val="nil"/>
            </w:tcBorders>
            <w:shd w:val="clear" w:color="auto" w:fill="auto"/>
            <w:tcMar>
              <w:top w:w="20" w:type="dxa"/>
              <w:left w:w="20" w:type="dxa"/>
              <w:bottom w:w="100" w:type="dxa"/>
              <w:right w:w="20" w:type="dxa"/>
            </w:tcMar>
            <w:vAlign w:val="center"/>
          </w:tcPr>
          <w:p w14:paraId="4A9B555E" w14:textId="77777777" w:rsidR="00032555" w:rsidRPr="00E96015" w:rsidRDefault="00B35FA1">
            <w:pPr>
              <w:jc w:val="center"/>
            </w:pPr>
            <w:r w:rsidRPr="00E96015">
              <w:t>6</w:t>
            </w:r>
          </w:p>
        </w:tc>
        <w:tc>
          <w:tcPr>
            <w:tcW w:w="737"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4426C42D" w14:textId="77777777" w:rsidR="00032555" w:rsidRPr="00E96015" w:rsidRDefault="00B35FA1">
            <w:pPr>
              <w:jc w:val="center"/>
            </w:pPr>
            <w:r w:rsidRPr="00E96015">
              <w:t>30</w:t>
            </w:r>
          </w:p>
        </w:tc>
        <w:tc>
          <w:tcPr>
            <w:tcW w:w="1449" w:type="dxa"/>
            <w:tcBorders>
              <w:top w:val="nil"/>
              <w:left w:val="nil"/>
              <w:bottom w:val="nil"/>
              <w:right w:val="nil"/>
            </w:tcBorders>
            <w:shd w:val="clear" w:color="auto" w:fill="auto"/>
            <w:tcMar>
              <w:top w:w="20" w:type="dxa"/>
              <w:left w:w="20" w:type="dxa"/>
              <w:bottom w:w="100" w:type="dxa"/>
              <w:right w:w="20" w:type="dxa"/>
            </w:tcMar>
            <w:vAlign w:val="center"/>
          </w:tcPr>
          <w:p w14:paraId="1E40C1B3" w14:textId="77777777" w:rsidR="00032555" w:rsidRPr="00E96015" w:rsidRDefault="00B35FA1">
            <w:pPr>
              <w:jc w:val="center"/>
            </w:pPr>
            <w:r w:rsidRPr="00E96015">
              <w:t>23</w:t>
            </w:r>
          </w:p>
        </w:tc>
        <w:tc>
          <w:tcPr>
            <w:tcW w:w="1003" w:type="dxa"/>
            <w:tcBorders>
              <w:top w:val="nil"/>
              <w:left w:val="nil"/>
              <w:bottom w:val="nil"/>
              <w:right w:val="nil"/>
            </w:tcBorders>
            <w:shd w:val="clear" w:color="auto" w:fill="auto"/>
            <w:tcMar>
              <w:top w:w="20" w:type="dxa"/>
              <w:left w:w="20" w:type="dxa"/>
              <w:bottom w:w="100" w:type="dxa"/>
              <w:right w:w="20" w:type="dxa"/>
            </w:tcMar>
            <w:vAlign w:val="center"/>
          </w:tcPr>
          <w:p w14:paraId="3553B137" w14:textId="77777777" w:rsidR="00032555" w:rsidRPr="00E96015" w:rsidRDefault="00B35FA1">
            <w:pPr>
              <w:jc w:val="center"/>
            </w:pPr>
            <w:r w:rsidRPr="00E96015">
              <w:t>7</w:t>
            </w:r>
          </w:p>
        </w:tc>
        <w:tc>
          <w:tcPr>
            <w:tcW w:w="1449"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66C265DE" w14:textId="77777777" w:rsidR="00032555" w:rsidRPr="00E96015" w:rsidRDefault="00B35FA1">
            <w:pPr>
              <w:jc w:val="center"/>
            </w:pPr>
            <w:r w:rsidRPr="00E96015">
              <w:t>30</w:t>
            </w:r>
          </w:p>
        </w:tc>
      </w:tr>
      <w:tr w:rsidR="00032555" w:rsidRPr="00E96015" w14:paraId="13B4863E" w14:textId="77777777">
        <w:trPr>
          <w:trHeight w:val="320"/>
        </w:trPr>
        <w:tc>
          <w:tcPr>
            <w:tcW w:w="1820" w:type="dxa"/>
            <w:tcBorders>
              <w:top w:val="nil"/>
              <w:left w:val="single" w:sz="8" w:space="0" w:color="000000"/>
              <w:bottom w:val="nil"/>
              <w:right w:val="single" w:sz="8" w:space="0" w:color="000000"/>
            </w:tcBorders>
            <w:shd w:val="clear" w:color="auto" w:fill="auto"/>
            <w:tcMar>
              <w:top w:w="20" w:type="dxa"/>
              <w:left w:w="20" w:type="dxa"/>
              <w:bottom w:w="100" w:type="dxa"/>
              <w:right w:w="20" w:type="dxa"/>
            </w:tcMar>
            <w:vAlign w:val="center"/>
          </w:tcPr>
          <w:p w14:paraId="636C8A39" w14:textId="77777777" w:rsidR="00032555" w:rsidRPr="00E96015" w:rsidRDefault="00B35FA1">
            <w:pPr>
              <w:jc w:val="center"/>
              <w:rPr>
                <w:i/>
              </w:rPr>
            </w:pPr>
            <w:r w:rsidRPr="00E96015">
              <w:rPr>
                <w:i/>
              </w:rPr>
              <w:t>S. nuchalis</w:t>
            </w:r>
            <w:r w:rsidRPr="00E96015">
              <w:t xml:space="preserve"> ID</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55FFA68A" w14:textId="77777777" w:rsidR="00032555" w:rsidRPr="00E96015" w:rsidRDefault="00B35FA1">
            <w:pPr>
              <w:jc w:val="center"/>
            </w:pPr>
            <w:r w:rsidRPr="00E96015">
              <w:t>20</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4BA4E34F" w14:textId="77777777" w:rsidR="00032555" w:rsidRPr="00E96015" w:rsidRDefault="00B35FA1">
            <w:pPr>
              <w:jc w:val="center"/>
            </w:pPr>
            <w:r w:rsidRPr="00E96015">
              <w:t>0</w:t>
            </w:r>
          </w:p>
        </w:tc>
        <w:tc>
          <w:tcPr>
            <w:tcW w:w="1300"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0FB12C1D" w14:textId="77777777" w:rsidR="00032555" w:rsidRPr="00E96015" w:rsidRDefault="00B35FA1">
            <w:pPr>
              <w:jc w:val="center"/>
            </w:pPr>
            <w:r w:rsidRPr="00E96015">
              <w:t>20</w:t>
            </w:r>
          </w:p>
        </w:tc>
        <w:tc>
          <w:tcPr>
            <w:tcW w:w="1644" w:type="dxa"/>
            <w:tcBorders>
              <w:top w:val="nil"/>
              <w:left w:val="nil"/>
              <w:bottom w:val="nil"/>
              <w:right w:val="nil"/>
            </w:tcBorders>
            <w:shd w:val="clear" w:color="auto" w:fill="auto"/>
            <w:tcMar>
              <w:top w:w="20" w:type="dxa"/>
              <w:left w:w="20" w:type="dxa"/>
              <w:bottom w:w="100" w:type="dxa"/>
              <w:right w:w="20" w:type="dxa"/>
            </w:tcMar>
            <w:vAlign w:val="center"/>
          </w:tcPr>
          <w:p w14:paraId="1AF602EB" w14:textId="77777777" w:rsidR="00032555" w:rsidRPr="00E96015" w:rsidRDefault="00B35FA1">
            <w:pPr>
              <w:jc w:val="center"/>
            </w:pPr>
            <w:r w:rsidRPr="00E96015">
              <w:t>19</w:t>
            </w:r>
          </w:p>
        </w:tc>
        <w:tc>
          <w:tcPr>
            <w:tcW w:w="1519" w:type="dxa"/>
            <w:tcBorders>
              <w:top w:val="nil"/>
              <w:left w:val="nil"/>
              <w:bottom w:val="nil"/>
              <w:right w:val="nil"/>
            </w:tcBorders>
            <w:shd w:val="clear" w:color="auto" w:fill="auto"/>
            <w:tcMar>
              <w:top w:w="20" w:type="dxa"/>
              <w:left w:w="20" w:type="dxa"/>
              <w:bottom w:w="100" w:type="dxa"/>
              <w:right w:w="20" w:type="dxa"/>
            </w:tcMar>
            <w:vAlign w:val="center"/>
          </w:tcPr>
          <w:p w14:paraId="6ADAB58E" w14:textId="77777777" w:rsidR="00032555" w:rsidRPr="00E96015" w:rsidRDefault="00B35FA1">
            <w:pPr>
              <w:jc w:val="center"/>
            </w:pPr>
            <w:r w:rsidRPr="00E96015">
              <w:t>1</w:t>
            </w:r>
          </w:p>
        </w:tc>
        <w:tc>
          <w:tcPr>
            <w:tcW w:w="737"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6373EDAA" w14:textId="77777777" w:rsidR="00032555" w:rsidRPr="00E96015" w:rsidRDefault="00B35FA1">
            <w:pPr>
              <w:jc w:val="center"/>
            </w:pPr>
            <w:r w:rsidRPr="00E96015">
              <w:t>20</w:t>
            </w:r>
          </w:p>
        </w:tc>
        <w:tc>
          <w:tcPr>
            <w:tcW w:w="1449" w:type="dxa"/>
            <w:tcBorders>
              <w:top w:val="nil"/>
              <w:left w:val="nil"/>
              <w:bottom w:val="nil"/>
              <w:right w:val="nil"/>
            </w:tcBorders>
            <w:shd w:val="clear" w:color="auto" w:fill="auto"/>
            <w:tcMar>
              <w:top w:w="20" w:type="dxa"/>
              <w:left w:w="20" w:type="dxa"/>
              <w:bottom w:w="100" w:type="dxa"/>
              <w:right w:w="20" w:type="dxa"/>
            </w:tcMar>
            <w:vAlign w:val="center"/>
          </w:tcPr>
          <w:p w14:paraId="71716DF1" w14:textId="77777777" w:rsidR="00032555" w:rsidRPr="00E96015" w:rsidRDefault="00B35FA1">
            <w:pPr>
              <w:jc w:val="center"/>
            </w:pPr>
            <w:r w:rsidRPr="00E96015">
              <w:t>13</w:t>
            </w:r>
          </w:p>
        </w:tc>
        <w:tc>
          <w:tcPr>
            <w:tcW w:w="1003" w:type="dxa"/>
            <w:tcBorders>
              <w:top w:val="nil"/>
              <w:left w:val="nil"/>
              <w:bottom w:val="nil"/>
              <w:right w:val="nil"/>
            </w:tcBorders>
            <w:shd w:val="clear" w:color="auto" w:fill="auto"/>
            <w:tcMar>
              <w:top w:w="20" w:type="dxa"/>
              <w:left w:w="20" w:type="dxa"/>
              <w:bottom w:w="100" w:type="dxa"/>
              <w:right w:w="20" w:type="dxa"/>
            </w:tcMar>
            <w:vAlign w:val="center"/>
          </w:tcPr>
          <w:p w14:paraId="2793B8EE" w14:textId="77777777" w:rsidR="00032555" w:rsidRPr="00E96015" w:rsidRDefault="00B35FA1">
            <w:pPr>
              <w:jc w:val="center"/>
            </w:pPr>
            <w:r w:rsidRPr="00E96015">
              <w:t>7</w:t>
            </w:r>
          </w:p>
        </w:tc>
        <w:tc>
          <w:tcPr>
            <w:tcW w:w="1449"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692A3808" w14:textId="77777777" w:rsidR="00032555" w:rsidRPr="00E96015" w:rsidRDefault="00B35FA1">
            <w:pPr>
              <w:jc w:val="center"/>
            </w:pPr>
            <w:r w:rsidRPr="00E96015">
              <w:t>20</w:t>
            </w:r>
          </w:p>
        </w:tc>
      </w:tr>
      <w:tr w:rsidR="00032555" w:rsidRPr="00E96015" w14:paraId="151AE112" w14:textId="77777777">
        <w:trPr>
          <w:trHeight w:val="320"/>
        </w:trPr>
        <w:tc>
          <w:tcPr>
            <w:tcW w:w="1820" w:type="dxa"/>
            <w:tcBorders>
              <w:top w:val="nil"/>
              <w:left w:val="single" w:sz="8" w:space="0" w:color="000000"/>
              <w:bottom w:val="nil"/>
              <w:right w:val="single" w:sz="8" w:space="0" w:color="000000"/>
            </w:tcBorders>
            <w:shd w:val="clear" w:color="auto" w:fill="auto"/>
            <w:tcMar>
              <w:top w:w="20" w:type="dxa"/>
              <w:left w:w="20" w:type="dxa"/>
              <w:bottom w:w="100" w:type="dxa"/>
              <w:right w:w="20" w:type="dxa"/>
            </w:tcMar>
            <w:vAlign w:val="center"/>
          </w:tcPr>
          <w:p w14:paraId="0F8EAB41" w14:textId="77777777" w:rsidR="00032555" w:rsidRPr="00E96015" w:rsidRDefault="00B35FA1">
            <w:pPr>
              <w:jc w:val="center"/>
              <w:rPr>
                <w:i/>
              </w:rPr>
            </w:pPr>
            <w:r w:rsidRPr="00E96015">
              <w:rPr>
                <w:i/>
              </w:rPr>
              <w:t xml:space="preserve">S. nuchalis </w:t>
            </w:r>
            <w:r w:rsidRPr="00E96015">
              <w:t>AB</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6F4C8EF6" w14:textId="77777777" w:rsidR="00032555" w:rsidRPr="00E96015" w:rsidRDefault="00B35FA1">
            <w:pPr>
              <w:jc w:val="center"/>
            </w:pPr>
            <w:r w:rsidRPr="00E96015">
              <w:t>62</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671575F7" w14:textId="77777777" w:rsidR="00032555" w:rsidRPr="00E96015" w:rsidRDefault="00B35FA1">
            <w:pPr>
              <w:jc w:val="center"/>
            </w:pPr>
            <w:r w:rsidRPr="00E96015">
              <w:t>18</w:t>
            </w:r>
          </w:p>
        </w:tc>
        <w:tc>
          <w:tcPr>
            <w:tcW w:w="1300"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3D5B75A6" w14:textId="77777777" w:rsidR="00032555" w:rsidRPr="00E96015" w:rsidRDefault="00B35FA1">
            <w:pPr>
              <w:jc w:val="center"/>
            </w:pPr>
            <w:r w:rsidRPr="00E96015">
              <w:t>80</w:t>
            </w:r>
          </w:p>
        </w:tc>
        <w:tc>
          <w:tcPr>
            <w:tcW w:w="1644" w:type="dxa"/>
            <w:tcBorders>
              <w:top w:val="nil"/>
              <w:left w:val="nil"/>
              <w:bottom w:val="nil"/>
              <w:right w:val="nil"/>
            </w:tcBorders>
            <w:shd w:val="clear" w:color="auto" w:fill="auto"/>
            <w:tcMar>
              <w:top w:w="20" w:type="dxa"/>
              <w:left w:w="20" w:type="dxa"/>
              <w:bottom w:w="100" w:type="dxa"/>
              <w:right w:w="20" w:type="dxa"/>
            </w:tcMar>
            <w:vAlign w:val="center"/>
          </w:tcPr>
          <w:p w14:paraId="78BD30E0" w14:textId="77777777" w:rsidR="00032555" w:rsidRPr="00E96015" w:rsidRDefault="00B35FA1">
            <w:pPr>
              <w:jc w:val="center"/>
            </w:pPr>
            <w:r w:rsidRPr="00E96015">
              <w:t>66</w:t>
            </w:r>
          </w:p>
        </w:tc>
        <w:tc>
          <w:tcPr>
            <w:tcW w:w="1519" w:type="dxa"/>
            <w:tcBorders>
              <w:top w:val="nil"/>
              <w:left w:val="nil"/>
              <w:bottom w:val="nil"/>
              <w:right w:val="nil"/>
            </w:tcBorders>
            <w:shd w:val="clear" w:color="auto" w:fill="auto"/>
            <w:tcMar>
              <w:top w:w="20" w:type="dxa"/>
              <w:left w:w="20" w:type="dxa"/>
              <w:bottom w:w="100" w:type="dxa"/>
              <w:right w:w="20" w:type="dxa"/>
            </w:tcMar>
            <w:vAlign w:val="center"/>
          </w:tcPr>
          <w:p w14:paraId="0D08FDD6" w14:textId="77777777" w:rsidR="00032555" w:rsidRPr="00E96015" w:rsidRDefault="00B35FA1">
            <w:pPr>
              <w:jc w:val="center"/>
            </w:pPr>
            <w:r w:rsidRPr="00E96015">
              <w:t>6</w:t>
            </w:r>
          </w:p>
        </w:tc>
        <w:tc>
          <w:tcPr>
            <w:tcW w:w="737"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2CFEA2FB" w14:textId="77777777" w:rsidR="00032555" w:rsidRPr="00E96015" w:rsidRDefault="00B35FA1">
            <w:pPr>
              <w:jc w:val="center"/>
            </w:pPr>
            <w:r w:rsidRPr="00E96015">
              <w:t>72</w:t>
            </w:r>
          </w:p>
        </w:tc>
        <w:tc>
          <w:tcPr>
            <w:tcW w:w="1449" w:type="dxa"/>
            <w:tcBorders>
              <w:top w:val="nil"/>
              <w:left w:val="nil"/>
              <w:bottom w:val="nil"/>
              <w:right w:val="nil"/>
            </w:tcBorders>
            <w:shd w:val="clear" w:color="auto" w:fill="auto"/>
            <w:tcMar>
              <w:top w:w="20" w:type="dxa"/>
              <w:left w:w="20" w:type="dxa"/>
              <w:bottom w:w="100" w:type="dxa"/>
              <w:right w:w="20" w:type="dxa"/>
            </w:tcMar>
            <w:vAlign w:val="center"/>
          </w:tcPr>
          <w:p w14:paraId="3FBF3F6A" w14:textId="77777777" w:rsidR="00032555" w:rsidRPr="00E96015" w:rsidRDefault="00B35FA1">
            <w:pPr>
              <w:jc w:val="center"/>
            </w:pPr>
            <w:r w:rsidRPr="00E96015">
              <w:t>53</w:t>
            </w:r>
          </w:p>
        </w:tc>
        <w:tc>
          <w:tcPr>
            <w:tcW w:w="1003" w:type="dxa"/>
            <w:tcBorders>
              <w:top w:val="nil"/>
              <w:left w:val="nil"/>
              <w:bottom w:val="nil"/>
              <w:right w:val="nil"/>
            </w:tcBorders>
            <w:shd w:val="clear" w:color="auto" w:fill="auto"/>
            <w:tcMar>
              <w:top w:w="20" w:type="dxa"/>
              <w:left w:w="20" w:type="dxa"/>
              <w:bottom w:w="100" w:type="dxa"/>
              <w:right w:w="20" w:type="dxa"/>
            </w:tcMar>
            <w:vAlign w:val="center"/>
          </w:tcPr>
          <w:p w14:paraId="26F0A33F" w14:textId="77777777" w:rsidR="00032555" w:rsidRPr="00E96015" w:rsidRDefault="00B35FA1">
            <w:pPr>
              <w:jc w:val="center"/>
            </w:pPr>
            <w:r w:rsidRPr="00E96015">
              <w:t>29</w:t>
            </w:r>
          </w:p>
        </w:tc>
        <w:tc>
          <w:tcPr>
            <w:tcW w:w="1449"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78B36447" w14:textId="77777777" w:rsidR="00032555" w:rsidRPr="00E96015" w:rsidRDefault="00B35FA1">
            <w:pPr>
              <w:jc w:val="center"/>
            </w:pPr>
            <w:r w:rsidRPr="00E96015">
              <w:t>82</w:t>
            </w:r>
          </w:p>
        </w:tc>
      </w:tr>
      <w:tr w:rsidR="00032555" w:rsidRPr="00E96015" w14:paraId="2010E47B" w14:textId="77777777">
        <w:trPr>
          <w:trHeight w:val="320"/>
        </w:trPr>
        <w:tc>
          <w:tcPr>
            <w:tcW w:w="1820" w:type="dxa"/>
            <w:tcBorders>
              <w:top w:val="nil"/>
              <w:left w:val="single" w:sz="8" w:space="0" w:color="000000"/>
              <w:bottom w:val="nil"/>
              <w:right w:val="single" w:sz="8" w:space="0" w:color="000000"/>
            </w:tcBorders>
            <w:shd w:val="clear" w:color="auto" w:fill="auto"/>
            <w:tcMar>
              <w:top w:w="20" w:type="dxa"/>
              <w:left w:w="20" w:type="dxa"/>
              <w:bottom w:w="100" w:type="dxa"/>
              <w:right w:w="20" w:type="dxa"/>
            </w:tcMar>
            <w:vAlign w:val="center"/>
          </w:tcPr>
          <w:p w14:paraId="43392AF5" w14:textId="77777777" w:rsidR="00032555" w:rsidRPr="00E96015" w:rsidRDefault="00B35FA1">
            <w:pPr>
              <w:jc w:val="center"/>
            </w:pPr>
            <w:r w:rsidRPr="00E96015">
              <w:t>Hybrid</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0331D46C" w14:textId="77777777" w:rsidR="00032555" w:rsidRPr="00E96015" w:rsidRDefault="00B35FA1">
            <w:pPr>
              <w:jc w:val="center"/>
            </w:pPr>
            <w:r w:rsidRPr="00E96015">
              <w:t>29</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29AED76D" w14:textId="77777777" w:rsidR="00032555" w:rsidRPr="00E96015" w:rsidRDefault="00B35FA1">
            <w:pPr>
              <w:jc w:val="center"/>
            </w:pPr>
            <w:r w:rsidRPr="00E96015">
              <w:t>51</w:t>
            </w:r>
          </w:p>
        </w:tc>
        <w:tc>
          <w:tcPr>
            <w:tcW w:w="1300"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338B402D" w14:textId="77777777" w:rsidR="00032555" w:rsidRPr="00E96015" w:rsidRDefault="00B35FA1">
            <w:pPr>
              <w:jc w:val="center"/>
            </w:pPr>
            <w:r w:rsidRPr="00E96015">
              <w:t>80</w:t>
            </w:r>
          </w:p>
        </w:tc>
        <w:tc>
          <w:tcPr>
            <w:tcW w:w="1644" w:type="dxa"/>
            <w:tcBorders>
              <w:top w:val="nil"/>
              <w:left w:val="nil"/>
              <w:bottom w:val="nil"/>
              <w:right w:val="nil"/>
            </w:tcBorders>
            <w:shd w:val="clear" w:color="auto" w:fill="auto"/>
            <w:tcMar>
              <w:top w:w="20" w:type="dxa"/>
              <w:left w:w="20" w:type="dxa"/>
              <w:bottom w:w="100" w:type="dxa"/>
              <w:right w:w="20" w:type="dxa"/>
            </w:tcMar>
            <w:vAlign w:val="center"/>
          </w:tcPr>
          <w:p w14:paraId="0029C516" w14:textId="77777777" w:rsidR="00032555" w:rsidRPr="00E96015" w:rsidRDefault="00B35FA1">
            <w:pPr>
              <w:jc w:val="center"/>
            </w:pPr>
            <w:r w:rsidRPr="00E96015">
              <w:t>52</w:t>
            </w:r>
          </w:p>
        </w:tc>
        <w:tc>
          <w:tcPr>
            <w:tcW w:w="1519" w:type="dxa"/>
            <w:tcBorders>
              <w:top w:val="nil"/>
              <w:left w:val="nil"/>
              <w:bottom w:val="nil"/>
              <w:right w:val="nil"/>
            </w:tcBorders>
            <w:shd w:val="clear" w:color="auto" w:fill="auto"/>
            <w:tcMar>
              <w:top w:w="20" w:type="dxa"/>
              <w:left w:w="20" w:type="dxa"/>
              <w:bottom w:w="100" w:type="dxa"/>
              <w:right w:w="20" w:type="dxa"/>
            </w:tcMar>
            <w:vAlign w:val="center"/>
          </w:tcPr>
          <w:p w14:paraId="5D7A7C16" w14:textId="77777777" w:rsidR="00032555" w:rsidRPr="00E96015" w:rsidRDefault="00B35FA1">
            <w:pPr>
              <w:jc w:val="center"/>
            </w:pPr>
            <w:r w:rsidRPr="00E96015">
              <w:t>34</w:t>
            </w:r>
          </w:p>
        </w:tc>
        <w:tc>
          <w:tcPr>
            <w:tcW w:w="737"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3EF74072" w14:textId="77777777" w:rsidR="00032555" w:rsidRPr="00E96015" w:rsidRDefault="00B35FA1">
            <w:pPr>
              <w:jc w:val="center"/>
            </w:pPr>
            <w:r w:rsidRPr="00E96015">
              <w:t>86</w:t>
            </w:r>
          </w:p>
        </w:tc>
        <w:tc>
          <w:tcPr>
            <w:tcW w:w="1449" w:type="dxa"/>
            <w:tcBorders>
              <w:top w:val="nil"/>
              <w:left w:val="nil"/>
              <w:bottom w:val="nil"/>
              <w:right w:val="nil"/>
            </w:tcBorders>
            <w:shd w:val="clear" w:color="auto" w:fill="auto"/>
            <w:tcMar>
              <w:top w:w="20" w:type="dxa"/>
              <w:left w:w="20" w:type="dxa"/>
              <w:bottom w:w="100" w:type="dxa"/>
              <w:right w:w="20" w:type="dxa"/>
            </w:tcMar>
            <w:vAlign w:val="center"/>
          </w:tcPr>
          <w:p w14:paraId="2E701F38" w14:textId="77777777" w:rsidR="00032555" w:rsidRPr="00E96015" w:rsidRDefault="00B35FA1">
            <w:pPr>
              <w:jc w:val="center"/>
            </w:pPr>
            <w:r w:rsidRPr="00E96015">
              <w:t>76</w:t>
            </w:r>
          </w:p>
        </w:tc>
        <w:tc>
          <w:tcPr>
            <w:tcW w:w="1003" w:type="dxa"/>
            <w:tcBorders>
              <w:top w:val="nil"/>
              <w:left w:val="nil"/>
              <w:bottom w:val="nil"/>
              <w:right w:val="nil"/>
            </w:tcBorders>
            <w:shd w:val="clear" w:color="auto" w:fill="auto"/>
            <w:tcMar>
              <w:top w:w="20" w:type="dxa"/>
              <w:left w:w="20" w:type="dxa"/>
              <w:bottom w:w="100" w:type="dxa"/>
              <w:right w:w="20" w:type="dxa"/>
            </w:tcMar>
            <w:vAlign w:val="center"/>
          </w:tcPr>
          <w:p w14:paraId="1E6A7DF7" w14:textId="77777777" w:rsidR="00032555" w:rsidRPr="00E96015" w:rsidRDefault="00B35FA1">
            <w:pPr>
              <w:jc w:val="center"/>
            </w:pPr>
            <w:r w:rsidRPr="00E96015">
              <w:t>10</w:t>
            </w:r>
          </w:p>
        </w:tc>
        <w:tc>
          <w:tcPr>
            <w:tcW w:w="1449"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766F1F4E" w14:textId="77777777" w:rsidR="00032555" w:rsidRPr="00E96015" w:rsidRDefault="00B35FA1">
            <w:pPr>
              <w:jc w:val="center"/>
            </w:pPr>
            <w:r w:rsidRPr="00E96015">
              <w:t>86</w:t>
            </w:r>
          </w:p>
        </w:tc>
      </w:tr>
      <w:tr w:rsidR="00032555" w:rsidRPr="00E96015" w14:paraId="0E788DBE" w14:textId="77777777">
        <w:trPr>
          <w:trHeight w:val="340"/>
        </w:trPr>
        <w:tc>
          <w:tcPr>
            <w:tcW w:w="1820" w:type="dxa"/>
            <w:tcBorders>
              <w:top w:val="nil"/>
              <w:left w:val="single" w:sz="8" w:space="0" w:color="000000"/>
              <w:bottom w:val="nil"/>
              <w:right w:val="single" w:sz="8" w:space="0" w:color="000000"/>
            </w:tcBorders>
            <w:shd w:val="clear" w:color="auto" w:fill="auto"/>
            <w:tcMar>
              <w:top w:w="20" w:type="dxa"/>
              <w:left w:w="20" w:type="dxa"/>
              <w:bottom w:w="100" w:type="dxa"/>
              <w:right w:w="20" w:type="dxa"/>
            </w:tcMar>
            <w:vAlign w:val="center"/>
          </w:tcPr>
          <w:p w14:paraId="431A00F3" w14:textId="77777777" w:rsidR="00032555" w:rsidRPr="00E96015" w:rsidRDefault="00B35FA1">
            <w:pPr>
              <w:jc w:val="center"/>
              <w:rPr>
                <w:i/>
              </w:rPr>
            </w:pPr>
            <w:r w:rsidRPr="00E96015">
              <w:rPr>
                <w:i/>
              </w:rPr>
              <w:t xml:space="preserve">S. varius </w:t>
            </w:r>
            <w:r w:rsidRPr="00E96015">
              <w:t>AB</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57A341F1" w14:textId="77777777" w:rsidR="00032555" w:rsidRPr="00E96015" w:rsidRDefault="00B35FA1">
            <w:pPr>
              <w:jc w:val="center"/>
            </w:pPr>
            <w:r w:rsidRPr="00E96015">
              <w:t>34</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2D25A852" w14:textId="77777777" w:rsidR="00032555" w:rsidRPr="00E96015" w:rsidRDefault="00B35FA1">
            <w:pPr>
              <w:jc w:val="center"/>
            </w:pPr>
            <w:r w:rsidRPr="00E96015">
              <w:t>52</w:t>
            </w:r>
          </w:p>
        </w:tc>
        <w:tc>
          <w:tcPr>
            <w:tcW w:w="1300"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18B72F9A" w14:textId="77777777" w:rsidR="00032555" w:rsidRPr="00E96015" w:rsidRDefault="00B35FA1">
            <w:pPr>
              <w:jc w:val="center"/>
            </w:pPr>
            <w:r w:rsidRPr="00E96015">
              <w:t>86</w:t>
            </w:r>
          </w:p>
        </w:tc>
        <w:tc>
          <w:tcPr>
            <w:tcW w:w="1644" w:type="dxa"/>
            <w:tcBorders>
              <w:top w:val="nil"/>
              <w:left w:val="nil"/>
              <w:bottom w:val="nil"/>
              <w:right w:val="nil"/>
            </w:tcBorders>
            <w:shd w:val="clear" w:color="auto" w:fill="auto"/>
            <w:tcMar>
              <w:top w:w="20" w:type="dxa"/>
              <w:left w:w="20" w:type="dxa"/>
              <w:bottom w:w="100" w:type="dxa"/>
              <w:right w:w="20" w:type="dxa"/>
            </w:tcMar>
            <w:vAlign w:val="center"/>
          </w:tcPr>
          <w:p w14:paraId="46A9EA4E" w14:textId="77777777" w:rsidR="00032555" w:rsidRPr="00E96015" w:rsidRDefault="00B35FA1">
            <w:pPr>
              <w:jc w:val="center"/>
            </w:pPr>
            <w:r w:rsidRPr="00E96015">
              <w:t>45</w:t>
            </w:r>
          </w:p>
        </w:tc>
        <w:tc>
          <w:tcPr>
            <w:tcW w:w="1519" w:type="dxa"/>
            <w:tcBorders>
              <w:top w:val="nil"/>
              <w:left w:val="nil"/>
              <w:bottom w:val="nil"/>
              <w:right w:val="nil"/>
            </w:tcBorders>
            <w:shd w:val="clear" w:color="auto" w:fill="auto"/>
            <w:tcMar>
              <w:top w:w="20" w:type="dxa"/>
              <w:left w:w="20" w:type="dxa"/>
              <w:bottom w:w="100" w:type="dxa"/>
              <w:right w:w="20" w:type="dxa"/>
            </w:tcMar>
            <w:vAlign w:val="center"/>
          </w:tcPr>
          <w:p w14:paraId="7F8E977C" w14:textId="77777777" w:rsidR="00032555" w:rsidRPr="00E96015" w:rsidRDefault="00B35FA1">
            <w:pPr>
              <w:jc w:val="center"/>
            </w:pPr>
            <w:r w:rsidRPr="00E96015">
              <w:t>31</w:t>
            </w:r>
          </w:p>
        </w:tc>
        <w:tc>
          <w:tcPr>
            <w:tcW w:w="737"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1C56787E" w14:textId="77777777" w:rsidR="00032555" w:rsidRPr="00E96015" w:rsidRDefault="00B35FA1">
            <w:pPr>
              <w:jc w:val="center"/>
            </w:pPr>
            <w:r w:rsidRPr="00E96015">
              <w:t>76</w:t>
            </w:r>
          </w:p>
        </w:tc>
        <w:tc>
          <w:tcPr>
            <w:tcW w:w="1449" w:type="dxa"/>
            <w:tcBorders>
              <w:top w:val="nil"/>
              <w:left w:val="nil"/>
              <w:bottom w:val="nil"/>
              <w:right w:val="nil"/>
            </w:tcBorders>
            <w:shd w:val="clear" w:color="auto" w:fill="auto"/>
            <w:tcMar>
              <w:top w:w="20" w:type="dxa"/>
              <w:left w:w="20" w:type="dxa"/>
              <w:bottom w:w="100" w:type="dxa"/>
              <w:right w:w="20" w:type="dxa"/>
            </w:tcMar>
            <w:vAlign w:val="center"/>
          </w:tcPr>
          <w:p w14:paraId="3C594AC5" w14:textId="77777777" w:rsidR="00032555" w:rsidRPr="00E96015" w:rsidRDefault="00B35FA1">
            <w:pPr>
              <w:jc w:val="center"/>
            </w:pPr>
            <w:r w:rsidRPr="00E96015">
              <w:t>91</w:t>
            </w:r>
          </w:p>
        </w:tc>
        <w:tc>
          <w:tcPr>
            <w:tcW w:w="1003" w:type="dxa"/>
            <w:tcBorders>
              <w:top w:val="nil"/>
              <w:left w:val="nil"/>
              <w:bottom w:val="nil"/>
              <w:right w:val="nil"/>
            </w:tcBorders>
            <w:shd w:val="clear" w:color="auto" w:fill="auto"/>
            <w:tcMar>
              <w:top w:w="20" w:type="dxa"/>
              <w:left w:w="20" w:type="dxa"/>
              <w:bottom w:w="100" w:type="dxa"/>
              <w:right w:w="20" w:type="dxa"/>
            </w:tcMar>
            <w:vAlign w:val="center"/>
          </w:tcPr>
          <w:p w14:paraId="48964EF8" w14:textId="77777777" w:rsidR="00032555" w:rsidRPr="00E96015" w:rsidRDefault="00B35FA1">
            <w:pPr>
              <w:jc w:val="center"/>
            </w:pPr>
            <w:r w:rsidRPr="00E96015">
              <w:t>21</w:t>
            </w:r>
          </w:p>
        </w:tc>
        <w:tc>
          <w:tcPr>
            <w:tcW w:w="1449"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49604D0B" w14:textId="77777777" w:rsidR="00032555" w:rsidRPr="00E96015" w:rsidRDefault="00B35FA1">
            <w:pPr>
              <w:jc w:val="center"/>
            </w:pPr>
            <w:r w:rsidRPr="00E96015">
              <w:t>112</w:t>
            </w:r>
          </w:p>
        </w:tc>
      </w:tr>
      <w:tr w:rsidR="00032555" w:rsidRPr="00E96015" w14:paraId="74BDAC1B" w14:textId="77777777">
        <w:trPr>
          <w:trHeight w:val="340"/>
        </w:trPr>
        <w:tc>
          <w:tcPr>
            <w:tcW w:w="1820" w:type="dxa"/>
            <w:tcBorders>
              <w:top w:val="nil"/>
              <w:left w:val="single" w:sz="8" w:space="0" w:color="000000"/>
              <w:bottom w:val="nil"/>
              <w:right w:val="single" w:sz="8" w:space="0" w:color="000000"/>
            </w:tcBorders>
            <w:shd w:val="clear" w:color="auto" w:fill="auto"/>
            <w:tcMar>
              <w:top w:w="20" w:type="dxa"/>
              <w:left w:w="20" w:type="dxa"/>
              <w:bottom w:w="100" w:type="dxa"/>
              <w:right w:w="20" w:type="dxa"/>
            </w:tcMar>
            <w:vAlign w:val="center"/>
          </w:tcPr>
          <w:p w14:paraId="41E27755" w14:textId="77777777" w:rsidR="00032555" w:rsidRPr="00E96015" w:rsidRDefault="00B35FA1">
            <w:pPr>
              <w:jc w:val="center"/>
              <w:rPr>
                <w:i/>
              </w:rPr>
            </w:pPr>
            <w:r w:rsidRPr="00E96015">
              <w:rPr>
                <w:i/>
              </w:rPr>
              <w:t>S. varius</w:t>
            </w:r>
            <w:r w:rsidRPr="00E96015">
              <w:t xml:space="preserve"> SK</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2808D265" w14:textId="77777777" w:rsidR="00032555" w:rsidRPr="00E96015" w:rsidRDefault="00B35FA1">
            <w:pPr>
              <w:jc w:val="center"/>
            </w:pPr>
            <w:r w:rsidRPr="00E96015">
              <w:t>3</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757C3059" w14:textId="77777777" w:rsidR="00032555" w:rsidRPr="00E96015" w:rsidRDefault="00B35FA1">
            <w:pPr>
              <w:jc w:val="center"/>
            </w:pPr>
            <w:r w:rsidRPr="00E96015">
              <w:t>25</w:t>
            </w:r>
          </w:p>
        </w:tc>
        <w:tc>
          <w:tcPr>
            <w:tcW w:w="1300"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3857C75C" w14:textId="77777777" w:rsidR="00032555" w:rsidRPr="00E96015" w:rsidRDefault="00B35FA1">
            <w:pPr>
              <w:jc w:val="center"/>
            </w:pPr>
            <w:r w:rsidRPr="00E96015">
              <w:t>28</w:t>
            </w:r>
          </w:p>
        </w:tc>
        <w:tc>
          <w:tcPr>
            <w:tcW w:w="1644" w:type="dxa"/>
            <w:tcBorders>
              <w:top w:val="nil"/>
              <w:left w:val="nil"/>
              <w:bottom w:val="nil"/>
              <w:right w:val="nil"/>
            </w:tcBorders>
            <w:shd w:val="clear" w:color="auto" w:fill="auto"/>
            <w:tcMar>
              <w:top w:w="20" w:type="dxa"/>
              <w:left w:w="20" w:type="dxa"/>
              <w:bottom w:w="100" w:type="dxa"/>
              <w:right w:w="20" w:type="dxa"/>
            </w:tcMar>
            <w:vAlign w:val="center"/>
          </w:tcPr>
          <w:p w14:paraId="1A87E62C" w14:textId="77777777" w:rsidR="00032555" w:rsidRPr="00E96015" w:rsidRDefault="00B35FA1">
            <w:pPr>
              <w:jc w:val="center"/>
            </w:pPr>
            <w:r w:rsidRPr="00E96015">
              <w:t>18</w:t>
            </w:r>
          </w:p>
        </w:tc>
        <w:tc>
          <w:tcPr>
            <w:tcW w:w="1519" w:type="dxa"/>
            <w:tcBorders>
              <w:top w:val="nil"/>
              <w:left w:val="nil"/>
              <w:bottom w:val="nil"/>
              <w:right w:val="nil"/>
            </w:tcBorders>
            <w:shd w:val="clear" w:color="auto" w:fill="auto"/>
            <w:tcMar>
              <w:top w:w="20" w:type="dxa"/>
              <w:left w:w="20" w:type="dxa"/>
              <w:bottom w:w="100" w:type="dxa"/>
              <w:right w:w="20" w:type="dxa"/>
            </w:tcMar>
            <w:vAlign w:val="center"/>
          </w:tcPr>
          <w:p w14:paraId="6A95DFFA" w14:textId="77777777" w:rsidR="00032555" w:rsidRPr="00E96015" w:rsidRDefault="00B35FA1">
            <w:pPr>
              <w:jc w:val="center"/>
            </w:pPr>
            <w:r w:rsidRPr="00E96015">
              <w:t>10</w:t>
            </w:r>
          </w:p>
        </w:tc>
        <w:tc>
          <w:tcPr>
            <w:tcW w:w="737"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12BE6A4A" w14:textId="77777777" w:rsidR="00032555" w:rsidRPr="00E96015" w:rsidRDefault="00B35FA1">
            <w:pPr>
              <w:jc w:val="center"/>
            </w:pPr>
            <w:r w:rsidRPr="00E96015">
              <w:t>28</w:t>
            </w:r>
          </w:p>
        </w:tc>
        <w:tc>
          <w:tcPr>
            <w:tcW w:w="1449" w:type="dxa"/>
            <w:tcBorders>
              <w:top w:val="nil"/>
              <w:left w:val="nil"/>
              <w:bottom w:val="nil"/>
              <w:right w:val="nil"/>
            </w:tcBorders>
            <w:shd w:val="clear" w:color="auto" w:fill="auto"/>
            <w:tcMar>
              <w:top w:w="20" w:type="dxa"/>
              <w:left w:w="20" w:type="dxa"/>
              <w:bottom w:w="100" w:type="dxa"/>
              <w:right w:w="20" w:type="dxa"/>
            </w:tcMar>
            <w:vAlign w:val="center"/>
          </w:tcPr>
          <w:p w14:paraId="2E006503" w14:textId="77777777" w:rsidR="00032555" w:rsidRPr="00E96015" w:rsidRDefault="00B35FA1">
            <w:pPr>
              <w:jc w:val="center"/>
            </w:pPr>
            <w:r w:rsidRPr="00E96015">
              <w:t>27</w:t>
            </w:r>
          </w:p>
        </w:tc>
        <w:tc>
          <w:tcPr>
            <w:tcW w:w="1003" w:type="dxa"/>
            <w:tcBorders>
              <w:top w:val="nil"/>
              <w:left w:val="nil"/>
              <w:bottom w:val="nil"/>
              <w:right w:val="nil"/>
            </w:tcBorders>
            <w:shd w:val="clear" w:color="auto" w:fill="auto"/>
            <w:tcMar>
              <w:top w:w="20" w:type="dxa"/>
              <w:left w:w="20" w:type="dxa"/>
              <w:bottom w:w="100" w:type="dxa"/>
              <w:right w:w="20" w:type="dxa"/>
            </w:tcMar>
            <w:vAlign w:val="center"/>
          </w:tcPr>
          <w:p w14:paraId="602FEC8B" w14:textId="77777777" w:rsidR="00032555" w:rsidRPr="00E96015" w:rsidRDefault="00B35FA1">
            <w:pPr>
              <w:jc w:val="center"/>
            </w:pPr>
            <w:r w:rsidRPr="00E96015">
              <w:t>1</w:t>
            </w:r>
          </w:p>
        </w:tc>
        <w:tc>
          <w:tcPr>
            <w:tcW w:w="1449"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29928323" w14:textId="77777777" w:rsidR="00032555" w:rsidRPr="00E96015" w:rsidRDefault="00B35FA1">
            <w:pPr>
              <w:jc w:val="center"/>
            </w:pPr>
            <w:r w:rsidRPr="00E96015">
              <w:t>28</w:t>
            </w:r>
          </w:p>
        </w:tc>
      </w:tr>
      <w:tr w:rsidR="00032555" w:rsidRPr="00E96015" w14:paraId="22FF1A21" w14:textId="77777777">
        <w:trPr>
          <w:trHeight w:val="320"/>
        </w:trPr>
        <w:tc>
          <w:tcPr>
            <w:tcW w:w="1820" w:type="dxa"/>
            <w:tcBorders>
              <w:top w:val="nil"/>
              <w:left w:val="single" w:sz="8" w:space="0" w:color="000000"/>
              <w:bottom w:val="nil"/>
              <w:right w:val="single" w:sz="8" w:space="0" w:color="000000"/>
            </w:tcBorders>
            <w:shd w:val="clear" w:color="auto" w:fill="auto"/>
            <w:tcMar>
              <w:top w:w="20" w:type="dxa"/>
              <w:left w:w="20" w:type="dxa"/>
              <w:bottom w:w="100" w:type="dxa"/>
              <w:right w:w="20" w:type="dxa"/>
            </w:tcMar>
            <w:vAlign w:val="center"/>
          </w:tcPr>
          <w:p w14:paraId="2B807235" w14:textId="77777777" w:rsidR="00032555" w:rsidRPr="00E96015" w:rsidRDefault="00B35FA1">
            <w:pPr>
              <w:jc w:val="center"/>
              <w:rPr>
                <w:i/>
              </w:rPr>
            </w:pPr>
            <w:r w:rsidRPr="00E96015">
              <w:rPr>
                <w:i/>
              </w:rPr>
              <w:t>S. varius</w:t>
            </w:r>
            <w:r w:rsidRPr="00E96015">
              <w:t xml:space="preserve"> IL</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79AA3264" w14:textId="77777777" w:rsidR="00032555" w:rsidRPr="00E96015" w:rsidRDefault="00B35FA1">
            <w:pPr>
              <w:jc w:val="center"/>
            </w:pPr>
            <w:r w:rsidRPr="00E96015">
              <w:t>1</w:t>
            </w:r>
          </w:p>
        </w:tc>
        <w:tc>
          <w:tcPr>
            <w:tcW w:w="1300" w:type="dxa"/>
            <w:tcBorders>
              <w:top w:val="nil"/>
              <w:left w:val="nil"/>
              <w:bottom w:val="nil"/>
              <w:right w:val="nil"/>
            </w:tcBorders>
            <w:shd w:val="clear" w:color="auto" w:fill="auto"/>
            <w:tcMar>
              <w:top w:w="20" w:type="dxa"/>
              <w:left w:w="20" w:type="dxa"/>
              <w:bottom w:w="100" w:type="dxa"/>
              <w:right w:w="20" w:type="dxa"/>
            </w:tcMar>
            <w:vAlign w:val="center"/>
          </w:tcPr>
          <w:p w14:paraId="115C300D" w14:textId="77777777" w:rsidR="00032555" w:rsidRPr="00E96015" w:rsidRDefault="00B35FA1">
            <w:pPr>
              <w:jc w:val="center"/>
            </w:pPr>
            <w:r w:rsidRPr="00E96015">
              <w:t>25</w:t>
            </w:r>
          </w:p>
        </w:tc>
        <w:tc>
          <w:tcPr>
            <w:tcW w:w="1300"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18AC10CE" w14:textId="77777777" w:rsidR="00032555" w:rsidRPr="00E96015" w:rsidRDefault="00B35FA1">
            <w:pPr>
              <w:jc w:val="center"/>
            </w:pPr>
            <w:r w:rsidRPr="00E96015">
              <w:t>26</w:t>
            </w:r>
          </w:p>
        </w:tc>
        <w:tc>
          <w:tcPr>
            <w:tcW w:w="1644" w:type="dxa"/>
            <w:tcBorders>
              <w:top w:val="nil"/>
              <w:left w:val="nil"/>
              <w:bottom w:val="nil"/>
              <w:right w:val="nil"/>
            </w:tcBorders>
            <w:shd w:val="clear" w:color="auto" w:fill="auto"/>
            <w:tcMar>
              <w:top w:w="20" w:type="dxa"/>
              <w:left w:w="20" w:type="dxa"/>
              <w:bottom w:w="100" w:type="dxa"/>
              <w:right w:w="20" w:type="dxa"/>
            </w:tcMar>
            <w:vAlign w:val="center"/>
          </w:tcPr>
          <w:p w14:paraId="1C0D7D83" w14:textId="77777777" w:rsidR="00032555" w:rsidRPr="00E96015" w:rsidRDefault="00B35FA1">
            <w:pPr>
              <w:jc w:val="center"/>
            </w:pPr>
            <w:r w:rsidRPr="00E96015">
              <w:t>21</w:t>
            </w:r>
          </w:p>
        </w:tc>
        <w:tc>
          <w:tcPr>
            <w:tcW w:w="1519" w:type="dxa"/>
            <w:tcBorders>
              <w:top w:val="nil"/>
              <w:left w:val="nil"/>
              <w:bottom w:val="nil"/>
              <w:right w:val="nil"/>
            </w:tcBorders>
            <w:shd w:val="clear" w:color="auto" w:fill="auto"/>
            <w:tcMar>
              <w:top w:w="20" w:type="dxa"/>
              <w:left w:w="20" w:type="dxa"/>
              <w:bottom w:w="100" w:type="dxa"/>
              <w:right w:w="20" w:type="dxa"/>
            </w:tcMar>
            <w:vAlign w:val="center"/>
          </w:tcPr>
          <w:p w14:paraId="4C94D9CA" w14:textId="77777777" w:rsidR="00032555" w:rsidRPr="00E96015" w:rsidRDefault="00B35FA1">
            <w:pPr>
              <w:jc w:val="center"/>
            </w:pPr>
            <w:r w:rsidRPr="00E96015">
              <w:t>9</w:t>
            </w:r>
          </w:p>
        </w:tc>
        <w:tc>
          <w:tcPr>
            <w:tcW w:w="737"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0573F400" w14:textId="77777777" w:rsidR="00032555" w:rsidRPr="00E96015" w:rsidRDefault="00B35FA1">
            <w:pPr>
              <w:jc w:val="center"/>
            </w:pPr>
            <w:r w:rsidRPr="00E96015">
              <w:t>30</w:t>
            </w:r>
          </w:p>
        </w:tc>
        <w:tc>
          <w:tcPr>
            <w:tcW w:w="1449" w:type="dxa"/>
            <w:tcBorders>
              <w:top w:val="nil"/>
              <w:left w:val="nil"/>
              <w:bottom w:val="nil"/>
              <w:right w:val="nil"/>
            </w:tcBorders>
            <w:shd w:val="clear" w:color="auto" w:fill="auto"/>
            <w:tcMar>
              <w:top w:w="20" w:type="dxa"/>
              <w:left w:w="20" w:type="dxa"/>
              <w:bottom w:w="100" w:type="dxa"/>
              <w:right w:w="20" w:type="dxa"/>
            </w:tcMar>
            <w:vAlign w:val="center"/>
          </w:tcPr>
          <w:p w14:paraId="4C6460C4" w14:textId="77777777" w:rsidR="00032555" w:rsidRPr="00E96015" w:rsidRDefault="00B35FA1">
            <w:pPr>
              <w:jc w:val="center"/>
            </w:pPr>
            <w:r w:rsidRPr="00E96015">
              <w:t>29</w:t>
            </w:r>
          </w:p>
        </w:tc>
        <w:tc>
          <w:tcPr>
            <w:tcW w:w="1003" w:type="dxa"/>
            <w:tcBorders>
              <w:top w:val="nil"/>
              <w:left w:val="nil"/>
              <w:bottom w:val="nil"/>
              <w:right w:val="nil"/>
            </w:tcBorders>
            <w:shd w:val="clear" w:color="auto" w:fill="auto"/>
            <w:tcMar>
              <w:top w:w="20" w:type="dxa"/>
              <w:left w:w="20" w:type="dxa"/>
              <w:bottom w:w="100" w:type="dxa"/>
              <w:right w:w="20" w:type="dxa"/>
            </w:tcMar>
            <w:vAlign w:val="center"/>
          </w:tcPr>
          <w:p w14:paraId="41E124F5" w14:textId="77777777" w:rsidR="00032555" w:rsidRPr="00E96015" w:rsidRDefault="00B35FA1">
            <w:pPr>
              <w:jc w:val="center"/>
            </w:pPr>
            <w:r w:rsidRPr="00E96015">
              <w:t>1</w:t>
            </w:r>
          </w:p>
        </w:tc>
        <w:tc>
          <w:tcPr>
            <w:tcW w:w="1449"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7553981A" w14:textId="77777777" w:rsidR="00032555" w:rsidRPr="00E96015" w:rsidRDefault="00B35FA1">
            <w:pPr>
              <w:jc w:val="center"/>
            </w:pPr>
            <w:r w:rsidRPr="00E96015">
              <w:t>30</w:t>
            </w:r>
          </w:p>
        </w:tc>
      </w:tr>
      <w:tr w:rsidR="00032555" w:rsidRPr="00E96015" w14:paraId="43BDB0A2" w14:textId="77777777" w:rsidTr="00D01A69">
        <w:trPr>
          <w:trHeight w:val="340"/>
        </w:trPr>
        <w:tc>
          <w:tcPr>
            <w:tcW w:w="1820" w:type="dxa"/>
            <w:tcBorders>
              <w:top w:val="nil"/>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2F9A210E" w14:textId="77777777" w:rsidR="00032555" w:rsidRPr="00E96015" w:rsidRDefault="00B35FA1">
            <w:pPr>
              <w:jc w:val="center"/>
              <w:rPr>
                <w:i/>
              </w:rPr>
            </w:pPr>
            <w:r w:rsidRPr="00E96015">
              <w:rPr>
                <w:i/>
              </w:rPr>
              <w:t xml:space="preserve">S. varius </w:t>
            </w:r>
            <w:r w:rsidRPr="00E96015">
              <w:t>NSNB</w:t>
            </w:r>
          </w:p>
        </w:tc>
        <w:tc>
          <w:tcPr>
            <w:tcW w:w="1300"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46F2F159" w14:textId="77777777" w:rsidR="00032555" w:rsidRPr="00E96015" w:rsidRDefault="00B35FA1">
            <w:pPr>
              <w:jc w:val="center"/>
            </w:pPr>
            <w:r w:rsidRPr="00E96015">
              <w:t>3</w:t>
            </w:r>
          </w:p>
        </w:tc>
        <w:tc>
          <w:tcPr>
            <w:tcW w:w="1300"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7121C64F" w14:textId="77777777" w:rsidR="00032555" w:rsidRPr="00E96015" w:rsidRDefault="00B35FA1">
            <w:pPr>
              <w:jc w:val="center"/>
            </w:pPr>
            <w:r w:rsidRPr="00E96015">
              <w:t>21</w:t>
            </w:r>
          </w:p>
        </w:tc>
        <w:tc>
          <w:tcPr>
            <w:tcW w:w="1300" w:type="dxa"/>
            <w:tcBorders>
              <w:top w:val="nil"/>
              <w:left w:val="nil"/>
              <w:bottom w:val="single" w:sz="8" w:space="0" w:color="000000"/>
              <w:right w:val="single" w:sz="8" w:space="0" w:color="000000"/>
            </w:tcBorders>
            <w:shd w:val="clear" w:color="auto" w:fill="auto"/>
            <w:tcMar>
              <w:top w:w="20" w:type="dxa"/>
              <w:left w:w="20" w:type="dxa"/>
              <w:bottom w:w="100" w:type="dxa"/>
              <w:right w:w="20" w:type="dxa"/>
            </w:tcMar>
            <w:vAlign w:val="center"/>
          </w:tcPr>
          <w:p w14:paraId="37C1C2E1" w14:textId="77777777" w:rsidR="00032555" w:rsidRPr="00E96015" w:rsidRDefault="00B35FA1">
            <w:pPr>
              <w:jc w:val="center"/>
            </w:pPr>
            <w:r w:rsidRPr="00E96015">
              <w:t>24</w:t>
            </w:r>
          </w:p>
        </w:tc>
        <w:tc>
          <w:tcPr>
            <w:tcW w:w="1644"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1F5E0715" w14:textId="77777777" w:rsidR="00032555" w:rsidRPr="00E96015" w:rsidRDefault="00B35FA1">
            <w:pPr>
              <w:jc w:val="center"/>
            </w:pPr>
            <w:r w:rsidRPr="00E96015">
              <w:t>2</w:t>
            </w:r>
          </w:p>
        </w:tc>
        <w:tc>
          <w:tcPr>
            <w:tcW w:w="1519"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75428632" w14:textId="77777777" w:rsidR="00032555" w:rsidRPr="00E96015" w:rsidRDefault="00B35FA1">
            <w:pPr>
              <w:jc w:val="center"/>
            </w:pPr>
            <w:r w:rsidRPr="00E96015">
              <w:t>2</w:t>
            </w:r>
          </w:p>
        </w:tc>
        <w:tc>
          <w:tcPr>
            <w:tcW w:w="737" w:type="dxa"/>
            <w:tcBorders>
              <w:top w:val="nil"/>
              <w:left w:val="nil"/>
              <w:bottom w:val="single" w:sz="8" w:space="0" w:color="000000"/>
              <w:right w:val="single" w:sz="8" w:space="0" w:color="000000"/>
            </w:tcBorders>
            <w:shd w:val="clear" w:color="auto" w:fill="auto"/>
            <w:tcMar>
              <w:top w:w="20" w:type="dxa"/>
              <w:left w:w="20" w:type="dxa"/>
              <w:bottom w:w="100" w:type="dxa"/>
              <w:right w:w="20" w:type="dxa"/>
            </w:tcMar>
            <w:vAlign w:val="center"/>
          </w:tcPr>
          <w:p w14:paraId="142316A4" w14:textId="77777777" w:rsidR="00032555" w:rsidRPr="00E96015" w:rsidRDefault="00B35FA1">
            <w:pPr>
              <w:jc w:val="center"/>
            </w:pPr>
            <w:r w:rsidRPr="00E96015">
              <w:t>4</w:t>
            </w:r>
          </w:p>
        </w:tc>
        <w:tc>
          <w:tcPr>
            <w:tcW w:w="1449"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21284967" w14:textId="77777777" w:rsidR="00032555" w:rsidRPr="00E96015" w:rsidRDefault="00B35FA1">
            <w:pPr>
              <w:jc w:val="center"/>
            </w:pPr>
            <w:r w:rsidRPr="00E96015">
              <w:t>22</w:t>
            </w:r>
          </w:p>
        </w:tc>
        <w:tc>
          <w:tcPr>
            <w:tcW w:w="1003"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2194B442" w14:textId="77777777" w:rsidR="00032555" w:rsidRPr="00E96015" w:rsidRDefault="00B35FA1">
            <w:pPr>
              <w:jc w:val="center"/>
            </w:pPr>
            <w:r w:rsidRPr="00E96015">
              <w:t>2</w:t>
            </w:r>
          </w:p>
        </w:tc>
        <w:tc>
          <w:tcPr>
            <w:tcW w:w="1449" w:type="dxa"/>
            <w:tcBorders>
              <w:top w:val="nil"/>
              <w:left w:val="nil"/>
              <w:bottom w:val="single" w:sz="8" w:space="0" w:color="000000"/>
              <w:right w:val="single" w:sz="8" w:space="0" w:color="000000"/>
            </w:tcBorders>
            <w:shd w:val="clear" w:color="auto" w:fill="auto"/>
            <w:tcMar>
              <w:top w:w="20" w:type="dxa"/>
              <w:left w:w="20" w:type="dxa"/>
              <w:bottom w:w="100" w:type="dxa"/>
              <w:right w:w="20" w:type="dxa"/>
            </w:tcMar>
            <w:vAlign w:val="center"/>
          </w:tcPr>
          <w:p w14:paraId="60D41886" w14:textId="77777777" w:rsidR="00032555" w:rsidRPr="00E96015" w:rsidRDefault="00B35FA1">
            <w:pPr>
              <w:jc w:val="center"/>
            </w:pPr>
            <w:r w:rsidRPr="00E96015">
              <w:t>24</w:t>
            </w:r>
          </w:p>
        </w:tc>
      </w:tr>
      <w:tr w:rsidR="00032555" w:rsidRPr="00E96015" w14:paraId="42291568" w14:textId="77777777" w:rsidTr="00D01A69">
        <w:trPr>
          <w:trHeight w:val="340"/>
        </w:trPr>
        <w:tc>
          <w:tcPr>
            <w:tcW w:w="1820" w:type="dxa"/>
            <w:tcBorders>
              <w:top w:val="nil"/>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center"/>
          </w:tcPr>
          <w:p w14:paraId="5F2E1C87" w14:textId="77777777" w:rsidR="00032555" w:rsidRPr="00E96015" w:rsidRDefault="00B35FA1">
            <w:pPr>
              <w:jc w:val="center"/>
            </w:pPr>
            <w:r w:rsidRPr="00E96015">
              <w:t>Total</w:t>
            </w:r>
          </w:p>
        </w:tc>
        <w:tc>
          <w:tcPr>
            <w:tcW w:w="1300"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0709538B" w14:textId="77777777" w:rsidR="00032555" w:rsidRPr="00E96015" w:rsidRDefault="00B35FA1">
            <w:pPr>
              <w:jc w:val="center"/>
            </w:pPr>
            <w:r w:rsidRPr="00E96015">
              <w:t>180</w:t>
            </w:r>
          </w:p>
        </w:tc>
        <w:tc>
          <w:tcPr>
            <w:tcW w:w="1300"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0BD6AF93" w14:textId="77777777" w:rsidR="00032555" w:rsidRPr="00E96015" w:rsidRDefault="00B35FA1">
            <w:pPr>
              <w:jc w:val="center"/>
            </w:pPr>
            <w:r w:rsidRPr="00E96015">
              <w:t>194</w:t>
            </w:r>
          </w:p>
        </w:tc>
        <w:tc>
          <w:tcPr>
            <w:tcW w:w="1300" w:type="dxa"/>
            <w:tcBorders>
              <w:top w:val="single" w:sz="8" w:space="0" w:color="000000"/>
              <w:left w:val="nil"/>
              <w:bottom w:val="single" w:sz="8" w:space="0" w:color="000000"/>
              <w:right w:val="single" w:sz="4" w:space="0" w:color="auto"/>
            </w:tcBorders>
            <w:shd w:val="clear" w:color="auto" w:fill="auto"/>
            <w:tcMar>
              <w:top w:w="20" w:type="dxa"/>
              <w:left w:w="20" w:type="dxa"/>
              <w:bottom w:w="100" w:type="dxa"/>
              <w:right w:w="20" w:type="dxa"/>
            </w:tcMar>
            <w:vAlign w:val="center"/>
          </w:tcPr>
          <w:p w14:paraId="461A5718" w14:textId="77777777" w:rsidR="00032555" w:rsidRPr="00E96015" w:rsidRDefault="00B35FA1">
            <w:pPr>
              <w:jc w:val="center"/>
            </w:pPr>
            <w:r w:rsidRPr="00E96015">
              <w:t>374</w:t>
            </w:r>
          </w:p>
        </w:tc>
        <w:tc>
          <w:tcPr>
            <w:tcW w:w="1644" w:type="dxa"/>
            <w:tcBorders>
              <w:top w:val="nil"/>
              <w:left w:val="single" w:sz="4" w:space="0" w:color="auto"/>
              <w:bottom w:val="single" w:sz="8" w:space="0" w:color="000000"/>
              <w:right w:val="nil"/>
            </w:tcBorders>
            <w:shd w:val="clear" w:color="auto" w:fill="auto"/>
            <w:tcMar>
              <w:top w:w="20" w:type="dxa"/>
              <w:left w:w="20" w:type="dxa"/>
              <w:bottom w:w="100" w:type="dxa"/>
              <w:right w:w="20" w:type="dxa"/>
            </w:tcMar>
            <w:vAlign w:val="center"/>
          </w:tcPr>
          <w:p w14:paraId="7B8C1280" w14:textId="77777777" w:rsidR="00032555" w:rsidRPr="00E96015" w:rsidRDefault="00B35FA1">
            <w:pPr>
              <w:jc w:val="center"/>
            </w:pPr>
            <w:r w:rsidRPr="00E96015">
              <w:t>247</w:t>
            </w:r>
          </w:p>
        </w:tc>
        <w:tc>
          <w:tcPr>
            <w:tcW w:w="1519"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47AEB016" w14:textId="77777777" w:rsidR="00032555" w:rsidRPr="00E96015" w:rsidRDefault="00B35FA1">
            <w:pPr>
              <w:jc w:val="center"/>
            </w:pPr>
            <w:r w:rsidRPr="00E96015">
              <w:t>99</w:t>
            </w:r>
          </w:p>
        </w:tc>
        <w:tc>
          <w:tcPr>
            <w:tcW w:w="737" w:type="dxa"/>
            <w:tcBorders>
              <w:top w:val="single" w:sz="8" w:space="0" w:color="000000"/>
              <w:left w:val="nil"/>
              <w:bottom w:val="single" w:sz="8" w:space="0" w:color="000000"/>
              <w:right w:val="single" w:sz="4" w:space="0" w:color="auto"/>
            </w:tcBorders>
            <w:shd w:val="clear" w:color="auto" w:fill="auto"/>
            <w:tcMar>
              <w:top w:w="20" w:type="dxa"/>
              <w:left w:w="20" w:type="dxa"/>
              <w:bottom w:w="100" w:type="dxa"/>
              <w:right w:w="20" w:type="dxa"/>
            </w:tcMar>
            <w:vAlign w:val="center"/>
          </w:tcPr>
          <w:p w14:paraId="13A611F0" w14:textId="77777777" w:rsidR="00032555" w:rsidRPr="00E96015" w:rsidRDefault="00B35FA1">
            <w:pPr>
              <w:jc w:val="center"/>
            </w:pPr>
            <w:r w:rsidRPr="00E96015">
              <w:t>346</w:t>
            </w:r>
          </w:p>
        </w:tc>
        <w:tc>
          <w:tcPr>
            <w:tcW w:w="1449" w:type="dxa"/>
            <w:tcBorders>
              <w:top w:val="nil"/>
              <w:left w:val="single" w:sz="4" w:space="0" w:color="auto"/>
              <w:bottom w:val="single" w:sz="8" w:space="0" w:color="000000"/>
              <w:right w:val="nil"/>
            </w:tcBorders>
            <w:shd w:val="clear" w:color="auto" w:fill="auto"/>
            <w:tcMar>
              <w:top w:w="20" w:type="dxa"/>
              <w:left w:w="20" w:type="dxa"/>
              <w:bottom w:w="100" w:type="dxa"/>
              <w:right w:w="20" w:type="dxa"/>
            </w:tcMar>
            <w:vAlign w:val="center"/>
          </w:tcPr>
          <w:p w14:paraId="650AE4C6" w14:textId="77777777" w:rsidR="00032555" w:rsidRPr="00E96015" w:rsidRDefault="00B35FA1">
            <w:pPr>
              <w:jc w:val="center"/>
            </w:pPr>
            <w:r w:rsidRPr="00E96015">
              <w:t>334</w:t>
            </w:r>
          </w:p>
        </w:tc>
        <w:tc>
          <w:tcPr>
            <w:tcW w:w="1003" w:type="dxa"/>
            <w:tcBorders>
              <w:top w:val="nil"/>
              <w:left w:val="nil"/>
              <w:bottom w:val="single" w:sz="8" w:space="0" w:color="000000"/>
              <w:right w:val="nil"/>
            </w:tcBorders>
            <w:shd w:val="clear" w:color="auto" w:fill="auto"/>
            <w:tcMar>
              <w:top w:w="20" w:type="dxa"/>
              <w:left w:w="20" w:type="dxa"/>
              <w:bottom w:w="100" w:type="dxa"/>
              <w:right w:w="20" w:type="dxa"/>
            </w:tcMar>
            <w:vAlign w:val="center"/>
          </w:tcPr>
          <w:p w14:paraId="6DF76FCC" w14:textId="77777777" w:rsidR="00032555" w:rsidRPr="00E96015" w:rsidRDefault="00B35FA1">
            <w:pPr>
              <w:jc w:val="center"/>
            </w:pPr>
            <w:r w:rsidRPr="00E96015">
              <w:t>78</w:t>
            </w:r>
          </w:p>
        </w:tc>
        <w:tc>
          <w:tcPr>
            <w:tcW w:w="1449" w:type="dxa"/>
            <w:tcBorders>
              <w:top w:val="single" w:sz="8" w:space="0" w:color="000000"/>
              <w:left w:val="nil"/>
              <w:bottom w:val="single" w:sz="8" w:space="0" w:color="000000"/>
              <w:right w:val="single" w:sz="4" w:space="0" w:color="auto"/>
            </w:tcBorders>
            <w:shd w:val="clear" w:color="auto" w:fill="auto"/>
            <w:tcMar>
              <w:top w:w="20" w:type="dxa"/>
              <w:left w:w="20" w:type="dxa"/>
              <w:bottom w:w="100" w:type="dxa"/>
              <w:right w:w="20" w:type="dxa"/>
            </w:tcMar>
            <w:vAlign w:val="center"/>
          </w:tcPr>
          <w:p w14:paraId="4888C637" w14:textId="77777777" w:rsidR="00032555" w:rsidRPr="00E96015" w:rsidRDefault="00B35FA1">
            <w:pPr>
              <w:jc w:val="center"/>
            </w:pPr>
            <w:r w:rsidRPr="00E96015">
              <w:t>412</w:t>
            </w:r>
          </w:p>
        </w:tc>
      </w:tr>
    </w:tbl>
    <w:p w14:paraId="3D270010" w14:textId="77777777" w:rsidR="00032555" w:rsidRPr="00E96015" w:rsidRDefault="00032555"/>
    <w:p w14:paraId="1C3A3204" w14:textId="77777777" w:rsidR="00032555" w:rsidRPr="00E96015" w:rsidRDefault="00B35FA1">
      <w:r w:rsidRPr="00E96015">
        <w:t>b.</w:t>
      </w:r>
    </w:p>
    <w:tbl>
      <w:tblPr>
        <w:tblStyle w:val="a2"/>
        <w:tblW w:w="11430" w:type="dxa"/>
        <w:tblLayout w:type="fixed"/>
        <w:tblLook w:val="0400" w:firstRow="0" w:lastRow="0" w:firstColumn="0" w:lastColumn="0" w:noHBand="0" w:noVBand="1"/>
      </w:tblPr>
      <w:tblGrid>
        <w:gridCol w:w="3386"/>
        <w:gridCol w:w="1474"/>
        <w:gridCol w:w="1170"/>
        <w:gridCol w:w="1440"/>
        <w:gridCol w:w="1272"/>
        <w:gridCol w:w="1338"/>
        <w:gridCol w:w="1350"/>
      </w:tblGrid>
      <w:tr w:rsidR="00032555" w:rsidRPr="00E96015" w14:paraId="661C5F87" w14:textId="77777777" w:rsidTr="002817DB">
        <w:trPr>
          <w:trHeight w:val="340"/>
        </w:trPr>
        <w:tc>
          <w:tcPr>
            <w:tcW w:w="3386" w:type="dxa"/>
            <w:tcBorders>
              <w:top w:val="nil"/>
              <w:left w:val="nil"/>
              <w:bottom w:val="nil"/>
              <w:right w:val="nil"/>
            </w:tcBorders>
            <w:tcMar>
              <w:top w:w="20" w:type="dxa"/>
              <w:left w:w="20" w:type="dxa"/>
              <w:bottom w:w="100" w:type="dxa"/>
              <w:right w:w="20" w:type="dxa"/>
            </w:tcMar>
            <w:vAlign w:val="bottom"/>
          </w:tcPr>
          <w:p w14:paraId="7F9D92E0" w14:textId="77777777" w:rsidR="00032555" w:rsidRPr="00E96015" w:rsidRDefault="00032555">
            <w:pPr>
              <w:jc w:val="center"/>
              <w:rPr>
                <w:rFonts w:eastAsia="Calibri"/>
              </w:rPr>
            </w:pPr>
          </w:p>
        </w:tc>
        <w:tc>
          <w:tcPr>
            <w:tcW w:w="2644" w:type="dxa"/>
            <w:gridSpan w:val="2"/>
            <w:tcBorders>
              <w:top w:val="single" w:sz="8" w:space="0" w:color="000000"/>
              <w:left w:val="single" w:sz="8" w:space="0" w:color="000000"/>
              <w:bottom w:val="single" w:sz="8" w:space="0" w:color="000000"/>
              <w:right w:val="single" w:sz="6" w:space="0" w:color="000000"/>
            </w:tcBorders>
            <w:tcMar>
              <w:top w:w="20" w:type="dxa"/>
              <w:left w:w="20" w:type="dxa"/>
              <w:bottom w:w="100" w:type="dxa"/>
              <w:right w:w="20" w:type="dxa"/>
            </w:tcMar>
            <w:vAlign w:val="center"/>
          </w:tcPr>
          <w:p w14:paraId="5B1889E5" w14:textId="77777777" w:rsidR="00032555" w:rsidRPr="00E96015" w:rsidRDefault="00B35FA1">
            <w:pPr>
              <w:widowControl w:val="0"/>
              <w:spacing w:line="276" w:lineRule="auto"/>
              <w:jc w:val="center"/>
            </w:pPr>
            <w:r w:rsidRPr="00E96015">
              <w:t>Enol</w:t>
            </w:r>
          </w:p>
        </w:tc>
        <w:tc>
          <w:tcPr>
            <w:tcW w:w="2712" w:type="dxa"/>
            <w:gridSpan w:val="2"/>
            <w:tcBorders>
              <w:top w:val="single" w:sz="8" w:space="0" w:color="000000"/>
              <w:left w:val="nil"/>
              <w:bottom w:val="single" w:sz="8" w:space="0" w:color="000000"/>
              <w:right w:val="single" w:sz="6" w:space="0" w:color="000000"/>
            </w:tcBorders>
            <w:shd w:val="clear" w:color="auto" w:fill="auto"/>
            <w:tcMar>
              <w:top w:w="20" w:type="dxa"/>
              <w:left w:w="20" w:type="dxa"/>
              <w:bottom w:w="100" w:type="dxa"/>
              <w:right w:w="20" w:type="dxa"/>
            </w:tcMar>
            <w:vAlign w:val="center"/>
          </w:tcPr>
          <w:p w14:paraId="576EED08" w14:textId="77777777" w:rsidR="00032555" w:rsidRPr="00E96015" w:rsidRDefault="00B35FA1">
            <w:pPr>
              <w:widowControl w:val="0"/>
              <w:spacing w:line="276" w:lineRule="auto"/>
              <w:jc w:val="center"/>
            </w:pPr>
            <w:r w:rsidRPr="00E96015">
              <w:t>GAPD</w:t>
            </w:r>
          </w:p>
        </w:tc>
        <w:tc>
          <w:tcPr>
            <w:tcW w:w="2688"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100" w:type="dxa"/>
              <w:right w:w="20" w:type="dxa"/>
            </w:tcMar>
            <w:vAlign w:val="center"/>
          </w:tcPr>
          <w:p w14:paraId="558839C0" w14:textId="77777777" w:rsidR="00032555" w:rsidRPr="00E96015" w:rsidRDefault="00B35FA1">
            <w:pPr>
              <w:widowControl w:val="0"/>
              <w:spacing w:line="276" w:lineRule="auto"/>
              <w:jc w:val="center"/>
            </w:pPr>
            <w:r w:rsidRPr="00E96015">
              <w:t>anonymous nuclear marker</w:t>
            </w:r>
          </w:p>
        </w:tc>
      </w:tr>
      <w:tr w:rsidR="00032555" w:rsidRPr="00E96015" w14:paraId="23B56DE0" w14:textId="77777777" w:rsidTr="002817DB">
        <w:trPr>
          <w:trHeight w:val="320"/>
        </w:trPr>
        <w:tc>
          <w:tcPr>
            <w:tcW w:w="3386" w:type="dxa"/>
            <w:tcBorders>
              <w:top w:val="single" w:sz="8" w:space="0" w:color="000000"/>
              <w:left w:val="single" w:sz="8" w:space="0" w:color="000000"/>
              <w:bottom w:val="nil"/>
              <w:right w:val="nil"/>
            </w:tcBorders>
            <w:shd w:val="clear" w:color="auto" w:fill="auto"/>
            <w:tcMar>
              <w:top w:w="20" w:type="dxa"/>
              <w:left w:w="20" w:type="dxa"/>
              <w:bottom w:w="100" w:type="dxa"/>
              <w:right w:w="20" w:type="dxa"/>
            </w:tcMar>
            <w:vAlign w:val="bottom"/>
          </w:tcPr>
          <w:p w14:paraId="6989A3A5" w14:textId="77777777" w:rsidR="00032555" w:rsidRPr="00E96015" w:rsidRDefault="00B35FA1">
            <w:pPr>
              <w:jc w:val="center"/>
              <w:rPr>
                <w:rFonts w:eastAsia="Calibri"/>
                <w:bCs/>
              </w:rPr>
            </w:pPr>
            <w:r w:rsidRPr="00E96015">
              <w:rPr>
                <w:rFonts w:eastAsia="Calibri"/>
                <w:bCs/>
                <w:i/>
              </w:rPr>
              <w:t>S. nuchalis x</w:t>
            </w:r>
            <w:r w:rsidRPr="00E96015">
              <w:rPr>
                <w:rFonts w:eastAsia="Calibri"/>
                <w:bCs/>
              </w:rPr>
              <w:t xml:space="preserve"> </w:t>
            </w:r>
            <w:r w:rsidRPr="00E96015">
              <w:rPr>
                <w:rFonts w:eastAsia="Calibri"/>
                <w:bCs/>
                <w:i/>
              </w:rPr>
              <w:t>S. varius</w:t>
            </w:r>
          </w:p>
        </w:tc>
        <w:tc>
          <w:tcPr>
            <w:tcW w:w="1474" w:type="dxa"/>
            <w:tcBorders>
              <w:top w:val="nil"/>
              <w:left w:val="single" w:sz="6" w:space="0" w:color="000000"/>
              <w:bottom w:val="nil"/>
              <w:right w:val="nil"/>
            </w:tcBorders>
            <w:shd w:val="clear" w:color="auto" w:fill="auto"/>
            <w:tcMar>
              <w:top w:w="20" w:type="dxa"/>
              <w:left w:w="20" w:type="dxa"/>
              <w:bottom w:w="100" w:type="dxa"/>
              <w:right w:w="20" w:type="dxa"/>
            </w:tcMar>
            <w:vAlign w:val="bottom"/>
          </w:tcPr>
          <w:p w14:paraId="6057D678" w14:textId="77777777" w:rsidR="00032555" w:rsidRPr="00E96015" w:rsidRDefault="00B35FA1">
            <w:pPr>
              <w:jc w:val="center"/>
            </w:pPr>
            <w:r w:rsidRPr="00E96015">
              <w:rPr>
                <w:b/>
              </w:rPr>
              <w:t>p &lt; 0.0001</w:t>
            </w:r>
          </w:p>
        </w:tc>
        <w:tc>
          <w:tcPr>
            <w:tcW w:w="1170" w:type="dxa"/>
            <w:tcBorders>
              <w:top w:val="nil"/>
              <w:left w:val="nil"/>
              <w:bottom w:val="nil"/>
              <w:right w:val="single" w:sz="6" w:space="0" w:color="000000"/>
            </w:tcBorders>
            <w:shd w:val="clear" w:color="auto" w:fill="auto"/>
            <w:tcMar>
              <w:top w:w="20" w:type="dxa"/>
              <w:left w:w="20" w:type="dxa"/>
              <w:bottom w:w="100" w:type="dxa"/>
              <w:right w:w="20" w:type="dxa"/>
            </w:tcMar>
            <w:vAlign w:val="center"/>
          </w:tcPr>
          <w:p w14:paraId="24CB9828" w14:textId="77777777" w:rsidR="00032555" w:rsidRPr="00E96015" w:rsidRDefault="00B35FA1">
            <w:pPr>
              <w:jc w:val="center"/>
              <w:rPr>
                <w:bCs/>
              </w:rPr>
            </w:pPr>
            <w:r w:rsidRPr="00E96015">
              <w:rPr>
                <w:bCs/>
              </w:rPr>
              <w:t>294</w:t>
            </w:r>
          </w:p>
        </w:tc>
        <w:tc>
          <w:tcPr>
            <w:tcW w:w="1440" w:type="dxa"/>
            <w:tcBorders>
              <w:top w:val="nil"/>
              <w:left w:val="nil"/>
              <w:bottom w:val="nil"/>
              <w:right w:val="nil"/>
            </w:tcBorders>
            <w:shd w:val="clear" w:color="auto" w:fill="auto"/>
            <w:tcMar>
              <w:top w:w="20" w:type="dxa"/>
              <w:left w:w="20" w:type="dxa"/>
              <w:bottom w:w="100" w:type="dxa"/>
              <w:right w:w="20" w:type="dxa"/>
            </w:tcMar>
            <w:vAlign w:val="bottom"/>
          </w:tcPr>
          <w:p w14:paraId="3198F2DA" w14:textId="77777777" w:rsidR="00032555" w:rsidRPr="00E96015" w:rsidRDefault="00B35FA1">
            <w:pPr>
              <w:jc w:val="center"/>
            </w:pPr>
            <w:r w:rsidRPr="00E96015">
              <w:rPr>
                <w:b/>
              </w:rPr>
              <w:t>p &lt; 0.0001</w:t>
            </w:r>
          </w:p>
        </w:tc>
        <w:tc>
          <w:tcPr>
            <w:tcW w:w="1272" w:type="dxa"/>
            <w:tcBorders>
              <w:top w:val="nil"/>
              <w:left w:val="nil"/>
              <w:bottom w:val="nil"/>
              <w:right w:val="single" w:sz="6" w:space="0" w:color="000000"/>
            </w:tcBorders>
            <w:shd w:val="clear" w:color="auto" w:fill="auto"/>
            <w:tcMar>
              <w:top w:w="20" w:type="dxa"/>
              <w:left w:w="20" w:type="dxa"/>
              <w:bottom w:w="100" w:type="dxa"/>
              <w:right w:w="20" w:type="dxa"/>
            </w:tcMar>
            <w:vAlign w:val="center"/>
          </w:tcPr>
          <w:p w14:paraId="53A95123" w14:textId="77777777" w:rsidR="00032555" w:rsidRPr="00E96015" w:rsidRDefault="00B35FA1">
            <w:pPr>
              <w:jc w:val="center"/>
              <w:rPr>
                <w:bCs/>
              </w:rPr>
            </w:pPr>
            <w:r w:rsidRPr="00E96015">
              <w:rPr>
                <w:bCs/>
              </w:rPr>
              <w:t>262</w:t>
            </w:r>
          </w:p>
        </w:tc>
        <w:tc>
          <w:tcPr>
            <w:tcW w:w="1338" w:type="dxa"/>
            <w:tcBorders>
              <w:top w:val="nil"/>
              <w:left w:val="nil"/>
              <w:bottom w:val="nil"/>
              <w:right w:val="nil"/>
            </w:tcBorders>
            <w:shd w:val="clear" w:color="auto" w:fill="auto"/>
            <w:tcMar>
              <w:top w:w="20" w:type="dxa"/>
              <w:left w:w="20" w:type="dxa"/>
              <w:bottom w:w="100" w:type="dxa"/>
              <w:right w:w="20" w:type="dxa"/>
            </w:tcMar>
            <w:vAlign w:val="bottom"/>
          </w:tcPr>
          <w:p w14:paraId="219A918B" w14:textId="77777777" w:rsidR="00032555" w:rsidRPr="00E96015" w:rsidRDefault="00B35FA1">
            <w:pPr>
              <w:jc w:val="center"/>
            </w:pPr>
            <w:r w:rsidRPr="00E96015">
              <w:rPr>
                <w:b/>
              </w:rPr>
              <w:t>p &lt; 0.0001</w:t>
            </w:r>
          </w:p>
        </w:tc>
        <w:tc>
          <w:tcPr>
            <w:tcW w:w="1350"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41CE5591" w14:textId="77777777" w:rsidR="00032555" w:rsidRPr="00E96015" w:rsidRDefault="00B35FA1">
            <w:pPr>
              <w:jc w:val="center"/>
            </w:pPr>
            <w:r w:rsidRPr="00E96015">
              <w:t>326</w:t>
            </w:r>
          </w:p>
        </w:tc>
      </w:tr>
      <w:tr w:rsidR="00032555" w:rsidRPr="00E96015" w14:paraId="015A2D3D" w14:textId="77777777" w:rsidTr="002817DB">
        <w:trPr>
          <w:trHeight w:val="340"/>
        </w:trPr>
        <w:tc>
          <w:tcPr>
            <w:tcW w:w="3386" w:type="dxa"/>
            <w:tcBorders>
              <w:top w:val="nil"/>
              <w:left w:val="single" w:sz="8" w:space="0" w:color="000000"/>
              <w:bottom w:val="nil"/>
              <w:right w:val="nil"/>
            </w:tcBorders>
            <w:shd w:val="clear" w:color="auto" w:fill="auto"/>
            <w:tcMar>
              <w:top w:w="20" w:type="dxa"/>
              <w:left w:w="20" w:type="dxa"/>
              <w:bottom w:w="100" w:type="dxa"/>
              <w:right w:w="20" w:type="dxa"/>
            </w:tcMar>
            <w:vAlign w:val="bottom"/>
          </w:tcPr>
          <w:p w14:paraId="0244E7D2" w14:textId="77777777" w:rsidR="00032555" w:rsidRPr="00E96015" w:rsidRDefault="00B35FA1">
            <w:pPr>
              <w:jc w:val="center"/>
              <w:rPr>
                <w:rFonts w:eastAsia="Calibri"/>
                <w:bCs/>
              </w:rPr>
            </w:pPr>
            <w:r w:rsidRPr="00E96015">
              <w:rPr>
                <w:rFonts w:eastAsia="Calibri"/>
                <w:bCs/>
              </w:rPr>
              <w:t>AB</w:t>
            </w:r>
            <w:r w:rsidRPr="00E96015">
              <w:rPr>
                <w:rFonts w:eastAsia="Calibri"/>
                <w:bCs/>
                <w:i/>
              </w:rPr>
              <w:t xml:space="preserve"> S. nuchalis x </w:t>
            </w:r>
            <w:r w:rsidRPr="00E96015">
              <w:rPr>
                <w:rFonts w:eastAsia="Calibri"/>
                <w:bCs/>
              </w:rPr>
              <w:t>AB</w:t>
            </w:r>
            <w:r w:rsidRPr="00E96015">
              <w:rPr>
                <w:rFonts w:eastAsia="Calibri"/>
                <w:bCs/>
                <w:i/>
              </w:rPr>
              <w:t xml:space="preserve"> S. varius</w:t>
            </w:r>
          </w:p>
        </w:tc>
        <w:tc>
          <w:tcPr>
            <w:tcW w:w="1474" w:type="dxa"/>
            <w:tcBorders>
              <w:top w:val="nil"/>
              <w:left w:val="single" w:sz="6" w:space="0" w:color="000000"/>
              <w:bottom w:val="nil"/>
              <w:right w:val="nil"/>
            </w:tcBorders>
            <w:shd w:val="clear" w:color="auto" w:fill="auto"/>
            <w:tcMar>
              <w:top w:w="20" w:type="dxa"/>
              <w:left w:w="20" w:type="dxa"/>
              <w:bottom w:w="100" w:type="dxa"/>
              <w:right w:w="20" w:type="dxa"/>
            </w:tcMar>
            <w:vAlign w:val="bottom"/>
          </w:tcPr>
          <w:p w14:paraId="287E14AB" w14:textId="77777777" w:rsidR="00032555" w:rsidRPr="00E96015" w:rsidRDefault="00B35FA1">
            <w:pPr>
              <w:jc w:val="center"/>
            </w:pPr>
            <w:r w:rsidRPr="00E96015">
              <w:rPr>
                <w:b/>
              </w:rPr>
              <w:t>p &lt; 0.0001</w:t>
            </w:r>
          </w:p>
        </w:tc>
        <w:tc>
          <w:tcPr>
            <w:tcW w:w="1170" w:type="dxa"/>
            <w:tcBorders>
              <w:top w:val="nil"/>
              <w:left w:val="nil"/>
              <w:bottom w:val="nil"/>
              <w:right w:val="single" w:sz="6" w:space="0" w:color="000000"/>
            </w:tcBorders>
            <w:shd w:val="clear" w:color="auto" w:fill="auto"/>
            <w:tcMar>
              <w:top w:w="20" w:type="dxa"/>
              <w:left w:w="20" w:type="dxa"/>
              <w:bottom w:w="100" w:type="dxa"/>
              <w:right w:w="20" w:type="dxa"/>
            </w:tcMar>
            <w:vAlign w:val="center"/>
          </w:tcPr>
          <w:p w14:paraId="07EBB281" w14:textId="77777777" w:rsidR="00032555" w:rsidRPr="00E96015" w:rsidRDefault="00B35FA1">
            <w:pPr>
              <w:jc w:val="center"/>
              <w:rPr>
                <w:bCs/>
              </w:rPr>
            </w:pPr>
            <w:r w:rsidRPr="00E96015">
              <w:rPr>
                <w:bCs/>
              </w:rPr>
              <w:t>166</w:t>
            </w:r>
          </w:p>
        </w:tc>
        <w:tc>
          <w:tcPr>
            <w:tcW w:w="1440" w:type="dxa"/>
            <w:tcBorders>
              <w:top w:val="nil"/>
              <w:left w:val="nil"/>
              <w:bottom w:val="nil"/>
              <w:right w:val="nil"/>
            </w:tcBorders>
            <w:shd w:val="clear" w:color="auto" w:fill="auto"/>
            <w:tcMar>
              <w:top w:w="20" w:type="dxa"/>
              <w:left w:w="20" w:type="dxa"/>
              <w:bottom w:w="100" w:type="dxa"/>
              <w:right w:w="20" w:type="dxa"/>
            </w:tcMar>
            <w:vAlign w:val="bottom"/>
          </w:tcPr>
          <w:p w14:paraId="782BA2D3" w14:textId="77777777" w:rsidR="00032555" w:rsidRPr="00E96015" w:rsidRDefault="00B35FA1">
            <w:pPr>
              <w:jc w:val="center"/>
            </w:pPr>
            <w:r w:rsidRPr="00E96015">
              <w:rPr>
                <w:b/>
              </w:rPr>
              <w:t>p &lt; 0.0001</w:t>
            </w:r>
          </w:p>
        </w:tc>
        <w:tc>
          <w:tcPr>
            <w:tcW w:w="1272" w:type="dxa"/>
            <w:tcBorders>
              <w:top w:val="nil"/>
              <w:left w:val="nil"/>
              <w:bottom w:val="nil"/>
              <w:right w:val="single" w:sz="6" w:space="0" w:color="000000"/>
            </w:tcBorders>
            <w:shd w:val="clear" w:color="auto" w:fill="auto"/>
            <w:tcMar>
              <w:top w:w="20" w:type="dxa"/>
              <w:left w:w="20" w:type="dxa"/>
              <w:bottom w:w="100" w:type="dxa"/>
              <w:right w:w="20" w:type="dxa"/>
            </w:tcMar>
            <w:vAlign w:val="center"/>
          </w:tcPr>
          <w:p w14:paraId="3D12800C" w14:textId="77777777" w:rsidR="00032555" w:rsidRPr="00E96015" w:rsidRDefault="00B35FA1">
            <w:pPr>
              <w:jc w:val="center"/>
              <w:rPr>
                <w:bCs/>
              </w:rPr>
            </w:pPr>
            <w:r w:rsidRPr="00E96015">
              <w:rPr>
                <w:bCs/>
              </w:rPr>
              <w:t>150</w:t>
            </w:r>
          </w:p>
        </w:tc>
        <w:tc>
          <w:tcPr>
            <w:tcW w:w="1338" w:type="dxa"/>
            <w:tcBorders>
              <w:top w:val="nil"/>
              <w:left w:val="nil"/>
              <w:bottom w:val="nil"/>
              <w:right w:val="nil"/>
            </w:tcBorders>
            <w:shd w:val="clear" w:color="auto" w:fill="auto"/>
            <w:tcMar>
              <w:top w:w="20" w:type="dxa"/>
              <w:left w:w="20" w:type="dxa"/>
              <w:bottom w:w="100" w:type="dxa"/>
              <w:right w:w="20" w:type="dxa"/>
            </w:tcMar>
            <w:vAlign w:val="bottom"/>
          </w:tcPr>
          <w:p w14:paraId="09C72EE5" w14:textId="77777777" w:rsidR="00032555" w:rsidRPr="00E96015" w:rsidRDefault="00B35FA1">
            <w:pPr>
              <w:jc w:val="center"/>
            </w:pPr>
            <w:r w:rsidRPr="00E96015">
              <w:rPr>
                <w:b/>
              </w:rPr>
              <w:t>p = 0.004</w:t>
            </w:r>
          </w:p>
        </w:tc>
        <w:tc>
          <w:tcPr>
            <w:tcW w:w="1350"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395EB533" w14:textId="77777777" w:rsidR="00032555" w:rsidRPr="00E96015" w:rsidRDefault="00B35FA1">
            <w:pPr>
              <w:jc w:val="center"/>
            </w:pPr>
            <w:r w:rsidRPr="00E96015">
              <w:t>194</w:t>
            </w:r>
          </w:p>
        </w:tc>
      </w:tr>
      <w:tr w:rsidR="00032555" w:rsidRPr="00E96015" w14:paraId="250B35F8" w14:textId="77777777" w:rsidTr="002817DB">
        <w:trPr>
          <w:trHeight w:val="340"/>
        </w:trPr>
        <w:tc>
          <w:tcPr>
            <w:tcW w:w="3386" w:type="dxa"/>
            <w:tcBorders>
              <w:top w:val="nil"/>
              <w:left w:val="single" w:sz="8" w:space="0" w:color="000000"/>
              <w:bottom w:val="nil"/>
              <w:right w:val="nil"/>
            </w:tcBorders>
            <w:shd w:val="clear" w:color="auto" w:fill="auto"/>
            <w:tcMar>
              <w:top w:w="20" w:type="dxa"/>
              <w:left w:w="20" w:type="dxa"/>
              <w:bottom w:w="100" w:type="dxa"/>
              <w:right w:w="20" w:type="dxa"/>
            </w:tcMar>
            <w:vAlign w:val="bottom"/>
          </w:tcPr>
          <w:p w14:paraId="7B862A1D" w14:textId="77777777" w:rsidR="00032555" w:rsidRPr="00E96015" w:rsidRDefault="00B35FA1">
            <w:pPr>
              <w:jc w:val="center"/>
              <w:rPr>
                <w:rFonts w:eastAsia="Calibri"/>
                <w:bCs/>
              </w:rPr>
            </w:pPr>
            <w:r w:rsidRPr="00E96015">
              <w:rPr>
                <w:rFonts w:eastAsia="Calibri"/>
                <w:bCs/>
              </w:rPr>
              <w:t>AB</w:t>
            </w:r>
            <w:r w:rsidRPr="00E96015">
              <w:rPr>
                <w:rFonts w:eastAsia="Calibri"/>
                <w:bCs/>
                <w:i/>
              </w:rPr>
              <w:t xml:space="preserve"> S. nuchalis x </w:t>
            </w:r>
            <w:r w:rsidRPr="00E96015">
              <w:rPr>
                <w:rFonts w:eastAsia="Calibri"/>
                <w:bCs/>
              </w:rPr>
              <w:t>hybrid</w:t>
            </w:r>
          </w:p>
        </w:tc>
        <w:tc>
          <w:tcPr>
            <w:tcW w:w="1474" w:type="dxa"/>
            <w:tcBorders>
              <w:top w:val="nil"/>
              <w:left w:val="single" w:sz="6" w:space="0" w:color="000000"/>
              <w:bottom w:val="nil"/>
              <w:right w:val="nil"/>
            </w:tcBorders>
            <w:shd w:val="clear" w:color="auto" w:fill="auto"/>
            <w:tcMar>
              <w:top w:w="20" w:type="dxa"/>
              <w:left w:w="20" w:type="dxa"/>
              <w:bottom w:w="100" w:type="dxa"/>
              <w:right w:w="20" w:type="dxa"/>
            </w:tcMar>
            <w:vAlign w:val="bottom"/>
          </w:tcPr>
          <w:p w14:paraId="650A9A23" w14:textId="77777777" w:rsidR="00032555" w:rsidRPr="00E96015" w:rsidRDefault="00B35FA1">
            <w:pPr>
              <w:jc w:val="center"/>
            </w:pPr>
            <w:r w:rsidRPr="00E96015">
              <w:rPr>
                <w:b/>
              </w:rPr>
              <w:t>p &lt; 0.0001</w:t>
            </w:r>
          </w:p>
        </w:tc>
        <w:tc>
          <w:tcPr>
            <w:tcW w:w="1170" w:type="dxa"/>
            <w:tcBorders>
              <w:top w:val="nil"/>
              <w:left w:val="nil"/>
              <w:right w:val="single" w:sz="6" w:space="0" w:color="000000"/>
            </w:tcBorders>
            <w:shd w:val="clear" w:color="auto" w:fill="auto"/>
            <w:tcMar>
              <w:top w:w="20" w:type="dxa"/>
              <w:left w:w="20" w:type="dxa"/>
              <w:bottom w:w="100" w:type="dxa"/>
              <w:right w:w="20" w:type="dxa"/>
            </w:tcMar>
            <w:vAlign w:val="center"/>
          </w:tcPr>
          <w:p w14:paraId="62C822FB" w14:textId="77777777" w:rsidR="00032555" w:rsidRPr="00E96015" w:rsidRDefault="00B35FA1">
            <w:pPr>
              <w:jc w:val="center"/>
              <w:rPr>
                <w:bCs/>
              </w:rPr>
            </w:pPr>
            <w:r w:rsidRPr="00E96015">
              <w:rPr>
                <w:bCs/>
              </w:rPr>
              <w:t>158</w:t>
            </w:r>
          </w:p>
        </w:tc>
        <w:tc>
          <w:tcPr>
            <w:tcW w:w="1440" w:type="dxa"/>
            <w:tcBorders>
              <w:top w:val="nil"/>
              <w:left w:val="nil"/>
              <w:bottom w:val="nil"/>
              <w:right w:val="nil"/>
            </w:tcBorders>
            <w:shd w:val="clear" w:color="auto" w:fill="auto"/>
            <w:tcMar>
              <w:top w:w="20" w:type="dxa"/>
              <w:left w:w="20" w:type="dxa"/>
              <w:bottom w:w="100" w:type="dxa"/>
              <w:right w:w="20" w:type="dxa"/>
            </w:tcMar>
            <w:vAlign w:val="bottom"/>
          </w:tcPr>
          <w:p w14:paraId="32F2D119" w14:textId="77777777" w:rsidR="00032555" w:rsidRPr="00E96015" w:rsidRDefault="00B35FA1">
            <w:pPr>
              <w:jc w:val="center"/>
            </w:pPr>
            <w:r w:rsidRPr="00E96015">
              <w:rPr>
                <w:b/>
              </w:rPr>
              <w:t>p &lt; 0.0001</w:t>
            </w:r>
          </w:p>
        </w:tc>
        <w:tc>
          <w:tcPr>
            <w:tcW w:w="1272" w:type="dxa"/>
            <w:tcBorders>
              <w:top w:val="nil"/>
              <w:left w:val="nil"/>
              <w:bottom w:val="nil"/>
              <w:right w:val="single" w:sz="6" w:space="0" w:color="000000"/>
            </w:tcBorders>
            <w:shd w:val="clear" w:color="auto" w:fill="auto"/>
            <w:tcMar>
              <w:top w:w="20" w:type="dxa"/>
              <w:left w:w="20" w:type="dxa"/>
              <w:bottom w:w="100" w:type="dxa"/>
              <w:right w:w="20" w:type="dxa"/>
            </w:tcMar>
            <w:vAlign w:val="center"/>
          </w:tcPr>
          <w:p w14:paraId="284C84B9" w14:textId="77777777" w:rsidR="00032555" w:rsidRPr="00E96015" w:rsidRDefault="00B35FA1">
            <w:pPr>
              <w:jc w:val="center"/>
              <w:rPr>
                <w:bCs/>
              </w:rPr>
            </w:pPr>
            <w:r w:rsidRPr="00E96015">
              <w:rPr>
                <w:bCs/>
              </w:rPr>
              <w:t>156</w:t>
            </w:r>
          </w:p>
        </w:tc>
        <w:tc>
          <w:tcPr>
            <w:tcW w:w="1338" w:type="dxa"/>
            <w:tcBorders>
              <w:top w:val="nil"/>
              <w:left w:val="nil"/>
              <w:right w:val="nil"/>
            </w:tcBorders>
            <w:shd w:val="clear" w:color="auto" w:fill="auto"/>
            <w:tcMar>
              <w:top w:w="20" w:type="dxa"/>
              <w:left w:w="20" w:type="dxa"/>
              <w:bottom w:w="100" w:type="dxa"/>
              <w:right w:w="20" w:type="dxa"/>
            </w:tcMar>
            <w:vAlign w:val="bottom"/>
          </w:tcPr>
          <w:p w14:paraId="1A8C827A" w14:textId="77777777" w:rsidR="00032555" w:rsidRPr="00E96015" w:rsidRDefault="00B35FA1">
            <w:pPr>
              <w:jc w:val="center"/>
            </w:pPr>
            <w:r w:rsidRPr="00E96015">
              <w:rPr>
                <w:b/>
              </w:rPr>
              <w:t>p &lt; 0.001</w:t>
            </w:r>
          </w:p>
        </w:tc>
        <w:tc>
          <w:tcPr>
            <w:tcW w:w="1350" w:type="dxa"/>
            <w:tcBorders>
              <w:top w:val="nil"/>
              <w:left w:val="nil"/>
              <w:bottom w:val="nil"/>
              <w:right w:val="single" w:sz="8" w:space="0" w:color="000000"/>
            </w:tcBorders>
            <w:shd w:val="clear" w:color="auto" w:fill="auto"/>
            <w:tcMar>
              <w:top w:w="20" w:type="dxa"/>
              <w:left w:w="20" w:type="dxa"/>
              <w:bottom w:w="100" w:type="dxa"/>
              <w:right w:w="20" w:type="dxa"/>
            </w:tcMar>
            <w:vAlign w:val="center"/>
          </w:tcPr>
          <w:p w14:paraId="1B7650EC" w14:textId="77777777" w:rsidR="00032555" w:rsidRPr="00E96015" w:rsidRDefault="00B35FA1">
            <w:pPr>
              <w:jc w:val="center"/>
            </w:pPr>
            <w:r w:rsidRPr="00E96015">
              <w:t>166</w:t>
            </w:r>
          </w:p>
        </w:tc>
      </w:tr>
      <w:tr w:rsidR="00032555" w:rsidRPr="00E96015" w14:paraId="10609D21" w14:textId="77777777" w:rsidTr="002817DB">
        <w:trPr>
          <w:trHeight w:val="340"/>
        </w:trPr>
        <w:tc>
          <w:tcPr>
            <w:tcW w:w="3386" w:type="dxa"/>
            <w:tcBorders>
              <w:top w:val="nil"/>
              <w:left w:val="single" w:sz="8" w:space="0" w:color="000000"/>
              <w:bottom w:val="single" w:sz="8" w:space="0" w:color="000000"/>
              <w:right w:val="nil"/>
            </w:tcBorders>
            <w:shd w:val="clear" w:color="auto" w:fill="auto"/>
            <w:tcMar>
              <w:top w:w="20" w:type="dxa"/>
              <w:left w:w="20" w:type="dxa"/>
              <w:bottom w:w="100" w:type="dxa"/>
              <w:right w:w="20" w:type="dxa"/>
            </w:tcMar>
            <w:vAlign w:val="bottom"/>
          </w:tcPr>
          <w:p w14:paraId="3A222277" w14:textId="77777777" w:rsidR="00032555" w:rsidRPr="00E96015" w:rsidRDefault="00B35FA1">
            <w:pPr>
              <w:jc w:val="center"/>
              <w:rPr>
                <w:rFonts w:eastAsia="Calibri"/>
              </w:rPr>
            </w:pPr>
            <w:r w:rsidRPr="00E96015">
              <w:rPr>
                <w:rFonts w:eastAsia="Calibri"/>
              </w:rPr>
              <w:t>AB</w:t>
            </w:r>
            <w:r w:rsidRPr="00E96015">
              <w:rPr>
                <w:rFonts w:eastAsia="Calibri"/>
                <w:i/>
              </w:rPr>
              <w:t xml:space="preserve"> S. varius x </w:t>
            </w:r>
            <w:r w:rsidRPr="00E96015">
              <w:rPr>
                <w:rFonts w:eastAsia="Calibri"/>
              </w:rPr>
              <w:t>hybrid</w:t>
            </w:r>
          </w:p>
        </w:tc>
        <w:tc>
          <w:tcPr>
            <w:tcW w:w="1474" w:type="dxa"/>
            <w:tcBorders>
              <w:top w:val="nil"/>
              <w:left w:val="single" w:sz="6" w:space="0" w:color="000000"/>
              <w:bottom w:val="single" w:sz="8" w:space="0" w:color="000000"/>
              <w:right w:val="nil"/>
            </w:tcBorders>
            <w:shd w:val="clear" w:color="auto" w:fill="auto"/>
            <w:tcMar>
              <w:top w:w="20" w:type="dxa"/>
              <w:left w:w="20" w:type="dxa"/>
              <w:bottom w:w="100" w:type="dxa"/>
              <w:right w:w="20" w:type="dxa"/>
            </w:tcMar>
            <w:vAlign w:val="bottom"/>
          </w:tcPr>
          <w:p w14:paraId="4A9111FC" w14:textId="77777777" w:rsidR="00032555" w:rsidRPr="00E96015" w:rsidRDefault="00B35FA1">
            <w:pPr>
              <w:jc w:val="center"/>
            </w:pPr>
            <w:r w:rsidRPr="00E96015">
              <w:t>0.7536</w:t>
            </w:r>
          </w:p>
        </w:tc>
        <w:tc>
          <w:tcPr>
            <w:tcW w:w="1170" w:type="dxa"/>
            <w:tcBorders>
              <w:top w:val="nil"/>
              <w:left w:val="nil"/>
              <w:bottom w:val="single" w:sz="4" w:space="0" w:color="auto"/>
              <w:right w:val="single" w:sz="6" w:space="0" w:color="000000"/>
            </w:tcBorders>
            <w:shd w:val="clear" w:color="auto" w:fill="auto"/>
            <w:tcMar>
              <w:top w:w="20" w:type="dxa"/>
              <w:left w:w="20" w:type="dxa"/>
              <w:bottom w:w="100" w:type="dxa"/>
              <w:right w:w="20" w:type="dxa"/>
            </w:tcMar>
            <w:vAlign w:val="center"/>
          </w:tcPr>
          <w:p w14:paraId="3A6BD9D2" w14:textId="77777777" w:rsidR="00032555" w:rsidRPr="00E96015" w:rsidRDefault="00B35FA1">
            <w:pPr>
              <w:jc w:val="center"/>
            </w:pPr>
            <w:r w:rsidRPr="00E96015">
              <w:t>168</w:t>
            </w:r>
          </w:p>
        </w:tc>
        <w:tc>
          <w:tcPr>
            <w:tcW w:w="1440" w:type="dxa"/>
            <w:tcBorders>
              <w:top w:val="nil"/>
              <w:left w:val="nil"/>
              <w:bottom w:val="single" w:sz="8" w:space="0" w:color="000000"/>
              <w:right w:val="nil"/>
            </w:tcBorders>
            <w:shd w:val="clear" w:color="auto" w:fill="auto"/>
            <w:tcMar>
              <w:top w:w="20" w:type="dxa"/>
              <w:left w:w="20" w:type="dxa"/>
              <w:bottom w:w="100" w:type="dxa"/>
              <w:right w:w="20" w:type="dxa"/>
            </w:tcMar>
            <w:vAlign w:val="bottom"/>
          </w:tcPr>
          <w:p w14:paraId="56902EFF" w14:textId="77777777" w:rsidR="00032555" w:rsidRPr="00E96015" w:rsidRDefault="00B35FA1">
            <w:pPr>
              <w:jc w:val="center"/>
            </w:pPr>
            <w:r w:rsidRPr="00E96015">
              <w:t>0.4247</w:t>
            </w:r>
          </w:p>
        </w:tc>
        <w:tc>
          <w:tcPr>
            <w:tcW w:w="1272" w:type="dxa"/>
            <w:tcBorders>
              <w:top w:val="nil"/>
              <w:left w:val="nil"/>
              <w:bottom w:val="single" w:sz="8" w:space="0" w:color="000000"/>
              <w:right w:val="single" w:sz="6" w:space="0" w:color="000000"/>
            </w:tcBorders>
            <w:shd w:val="clear" w:color="auto" w:fill="auto"/>
            <w:tcMar>
              <w:top w:w="20" w:type="dxa"/>
              <w:left w:w="20" w:type="dxa"/>
              <w:bottom w:w="100" w:type="dxa"/>
              <w:right w:w="20" w:type="dxa"/>
            </w:tcMar>
            <w:vAlign w:val="center"/>
          </w:tcPr>
          <w:p w14:paraId="7467C114" w14:textId="77777777" w:rsidR="00032555" w:rsidRPr="00E96015" w:rsidRDefault="00B35FA1">
            <w:pPr>
              <w:jc w:val="center"/>
            </w:pPr>
            <w:r w:rsidRPr="00E96015">
              <w:t>162</w:t>
            </w:r>
          </w:p>
        </w:tc>
        <w:tc>
          <w:tcPr>
            <w:tcW w:w="1338" w:type="dxa"/>
            <w:tcBorders>
              <w:top w:val="nil"/>
              <w:left w:val="nil"/>
              <w:bottom w:val="single" w:sz="4" w:space="0" w:color="auto"/>
              <w:right w:val="nil"/>
            </w:tcBorders>
            <w:shd w:val="clear" w:color="auto" w:fill="auto"/>
            <w:tcMar>
              <w:top w:w="20" w:type="dxa"/>
              <w:left w:w="20" w:type="dxa"/>
              <w:bottom w:w="100" w:type="dxa"/>
              <w:right w:w="20" w:type="dxa"/>
            </w:tcMar>
            <w:vAlign w:val="bottom"/>
          </w:tcPr>
          <w:p w14:paraId="4B67114E" w14:textId="77777777" w:rsidR="00032555" w:rsidRPr="00E96015" w:rsidRDefault="00B35FA1">
            <w:pPr>
              <w:jc w:val="center"/>
            </w:pPr>
            <w:r w:rsidRPr="00E96015">
              <w:t>0.4318</w:t>
            </w:r>
          </w:p>
        </w:tc>
        <w:tc>
          <w:tcPr>
            <w:tcW w:w="1350" w:type="dxa"/>
            <w:tcBorders>
              <w:top w:val="nil"/>
              <w:left w:val="nil"/>
              <w:bottom w:val="single" w:sz="8" w:space="0" w:color="000000"/>
              <w:right w:val="single" w:sz="8" w:space="0" w:color="000000"/>
            </w:tcBorders>
            <w:shd w:val="clear" w:color="auto" w:fill="auto"/>
            <w:tcMar>
              <w:top w:w="20" w:type="dxa"/>
              <w:left w:w="20" w:type="dxa"/>
              <w:bottom w:w="100" w:type="dxa"/>
              <w:right w:w="20" w:type="dxa"/>
            </w:tcMar>
            <w:vAlign w:val="center"/>
          </w:tcPr>
          <w:p w14:paraId="4C0FACAF" w14:textId="77777777" w:rsidR="00032555" w:rsidRPr="00E96015" w:rsidRDefault="00B35FA1">
            <w:pPr>
              <w:jc w:val="center"/>
            </w:pPr>
            <w:r w:rsidRPr="00E96015">
              <w:t>200</w:t>
            </w:r>
          </w:p>
        </w:tc>
      </w:tr>
    </w:tbl>
    <w:p w14:paraId="6578AF83" w14:textId="77777777" w:rsidR="00032555" w:rsidRPr="00E96015" w:rsidRDefault="00032555">
      <w:pPr>
        <w:sectPr w:rsidR="00032555" w:rsidRPr="00E96015" w:rsidSect="002817DB">
          <w:pgSz w:w="15840" w:h="12240" w:orient="landscape"/>
          <w:pgMar w:top="1440" w:right="1440" w:bottom="1440" w:left="1440" w:header="720" w:footer="720" w:gutter="0"/>
          <w:lnNumType w:countBy="1" w:restart="continuous"/>
          <w:cols w:space="720"/>
          <w:docGrid w:linePitch="326"/>
        </w:sectPr>
      </w:pPr>
    </w:p>
    <w:p w14:paraId="61F21B17" w14:textId="77777777" w:rsidR="00032555" w:rsidRPr="00E96015" w:rsidRDefault="0086507B">
      <w:pPr>
        <w:jc w:val="center"/>
      </w:pPr>
      <w:r w:rsidRPr="00E96015">
        <w:rPr>
          <w:noProof/>
        </w:rPr>
        <w:lastRenderedPageBreak/>
        <w:drawing>
          <wp:inline distT="0" distB="0" distL="0" distR="0" wp14:anchorId="3A99DE29" wp14:editId="3BEC9141">
            <wp:extent cx="5943600" cy="4960620"/>
            <wp:effectExtent l="0" t="0" r="0" b="508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60620"/>
                    </a:xfrm>
                    <a:prstGeom prst="rect">
                      <a:avLst/>
                    </a:prstGeom>
                  </pic:spPr>
                </pic:pic>
              </a:graphicData>
            </a:graphic>
          </wp:inline>
        </w:drawing>
      </w:r>
    </w:p>
    <w:p w14:paraId="20062DC7" w14:textId="77777777" w:rsidR="00032555" w:rsidRPr="00E96015" w:rsidRDefault="00032555"/>
    <w:p w14:paraId="2816FEC4" w14:textId="77777777" w:rsidR="00032555" w:rsidRPr="00E96015" w:rsidRDefault="00B35FA1">
      <w:r w:rsidRPr="00E96015">
        <w:t xml:space="preserve">Figure 1 ADMIXTURE plot of the sapsuckers using GBS data (a) and STRUCTURE plot using traditional genetic markers (b) showing </w:t>
      </w:r>
      <w:r w:rsidRPr="00E96015">
        <w:rPr>
          <w:i/>
        </w:rPr>
        <w:t xml:space="preserve">S. nuchalis </w:t>
      </w:r>
      <w:r w:rsidRPr="00E96015">
        <w:t xml:space="preserve">ancestry (black) and </w:t>
      </w:r>
      <w:r w:rsidRPr="00E96015">
        <w:rPr>
          <w:i/>
        </w:rPr>
        <w:t xml:space="preserve">S. varius </w:t>
      </w:r>
      <w:r w:rsidRPr="00E96015">
        <w:t>ancestry (white). The individuals within AB are organized south to north based on latit</w:t>
      </w:r>
      <w:r w:rsidRPr="00E96015">
        <w:t xml:space="preserve">ude. Violet outlines birds trapped within the 275 km hybrid zone identified using GBS q values. See </w:t>
      </w:r>
      <w:r w:rsidR="0086507B" w:rsidRPr="00E96015">
        <w:t>Figure</w:t>
      </w:r>
      <w:r w:rsidRPr="00E96015">
        <w:t xml:space="preserve"> 2 for additional details on locations</w:t>
      </w:r>
      <w:r w:rsidRPr="00E96015">
        <w:t>.</w:t>
      </w:r>
    </w:p>
    <w:p w14:paraId="15386605" w14:textId="77777777" w:rsidR="00032555" w:rsidRPr="00E96015" w:rsidRDefault="00B35FA1">
      <w:r w:rsidRPr="00E96015">
        <w:br w:type="page"/>
      </w:r>
    </w:p>
    <w:p w14:paraId="2FAE85DD" w14:textId="77777777" w:rsidR="00032555" w:rsidRPr="00E96015" w:rsidRDefault="0086507B">
      <w:pPr>
        <w:jc w:val="center"/>
      </w:pPr>
      <w:r w:rsidRPr="00E96015">
        <w:rPr>
          <w:noProof/>
        </w:rPr>
        <w:lastRenderedPageBreak/>
        <w:drawing>
          <wp:inline distT="0" distB="0" distL="0" distR="0" wp14:anchorId="7D8D3397" wp14:editId="2D0124EA">
            <wp:extent cx="5943600" cy="4475480"/>
            <wp:effectExtent l="0" t="0" r="0" b="0"/>
            <wp:docPr id="6" name="Picture 6" descr="Webs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ebsite, 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inline>
        </w:drawing>
      </w:r>
    </w:p>
    <w:p w14:paraId="55524407" w14:textId="77777777" w:rsidR="00032555" w:rsidRPr="00E96015" w:rsidRDefault="00032555"/>
    <w:p w14:paraId="5008AB17" w14:textId="77777777" w:rsidR="00032555" w:rsidRPr="00E96015" w:rsidRDefault="00B35FA1">
      <w:r w:rsidRPr="00E96015">
        <w:t xml:space="preserve">Figure 2 Sampling locations of individuals phenotypically identified as </w:t>
      </w:r>
      <w:r w:rsidRPr="00E96015">
        <w:rPr>
          <w:i/>
        </w:rPr>
        <w:t xml:space="preserve">S. nuchalis </w:t>
      </w:r>
      <w:r w:rsidRPr="00E96015">
        <w:t>(black triangles),</w:t>
      </w:r>
      <w:r w:rsidRPr="00E96015">
        <w:t xml:space="preserve"> </w:t>
      </w:r>
      <w:r w:rsidRPr="00E96015">
        <w:rPr>
          <w:i/>
        </w:rPr>
        <w:t xml:space="preserve">S. varius </w:t>
      </w:r>
      <w:r w:rsidRPr="00E96015">
        <w:t xml:space="preserve">(white circles), and hybrids (light grey diamonds). Violet indicates location of hybrid zone identified using GBS loci. The STRUCTURE plot on the left indicates the proportion of the genotype that is </w:t>
      </w:r>
      <w:r w:rsidRPr="00E96015">
        <w:rPr>
          <w:i/>
        </w:rPr>
        <w:t xml:space="preserve">S. varius </w:t>
      </w:r>
      <w:r w:rsidRPr="00E96015">
        <w:t xml:space="preserve">ancestry (white) and </w:t>
      </w:r>
      <w:r w:rsidRPr="00E96015">
        <w:rPr>
          <w:i/>
        </w:rPr>
        <w:t xml:space="preserve">S. nuchalis </w:t>
      </w:r>
      <w:r w:rsidRPr="00E96015">
        <w:t>an</w:t>
      </w:r>
      <w:r w:rsidRPr="00E96015">
        <w:t>cestry (black) using traditional genetic methods, ancestry calculated using GBS is represented in ADMIXTURE plot on the right. Individuals in the plots are arranged by ascending sampling latitude, with the most southern individual at the bottom of the plot</w:t>
      </w:r>
      <w:r w:rsidRPr="00E96015">
        <w:t xml:space="preserve"> and the most northern at the top. Violet boxes indicate birds sampled within the hybrid zone. PID columns show phenotypic species identification for each individual in the STRUCTURE and ADMIXTURE plots, with black representing </w:t>
      </w:r>
      <w:r w:rsidRPr="00E96015">
        <w:rPr>
          <w:i/>
        </w:rPr>
        <w:t>S. nuchalis</w:t>
      </w:r>
      <w:r w:rsidRPr="00E96015">
        <w:t xml:space="preserve">, white for </w:t>
      </w:r>
      <w:r w:rsidRPr="00E96015">
        <w:rPr>
          <w:i/>
        </w:rPr>
        <w:t>S. va</w:t>
      </w:r>
      <w:r w:rsidRPr="00E96015">
        <w:rPr>
          <w:i/>
        </w:rPr>
        <w:t>rius</w:t>
      </w:r>
      <w:r w:rsidRPr="00E96015">
        <w:t>, and grey for hybrids.</w:t>
      </w:r>
    </w:p>
    <w:p w14:paraId="7798766E" w14:textId="77777777" w:rsidR="00032555" w:rsidRPr="00E96015" w:rsidRDefault="00032555">
      <w:pPr>
        <w:sectPr w:rsidR="00032555" w:rsidRPr="00E96015" w:rsidSect="00EF2DD7">
          <w:pgSz w:w="12240" w:h="15840"/>
          <w:pgMar w:top="1440" w:right="1440" w:bottom="1440" w:left="1440" w:header="720" w:footer="720" w:gutter="0"/>
          <w:lnNumType w:countBy="1" w:restart="continuous"/>
          <w:cols w:space="720"/>
        </w:sectPr>
      </w:pPr>
    </w:p>
    <w:p w14:paraId="2F045B70" w14:textId="77777777" w:rsidR="00032555" w:rsidRPr="00E96015" w:rsidRDefault="0086507B">
      <w:pPr>
        <w:jc w:val="center"/>
      </w:pPr>
      <w:r w:rsidRPr="00E96015">
        <w:rPr>
          <w:noProof/>
        </w:rPr>
        <w:lastRenderedPageBreak/>
        <w:drawing>
          <wp:inline distT="0" distB="0" distL="0" distR="0" wp14:anchorId="1FF1DEA1" wp14:editId="1CF6941E">
            <wp:extent cx="3962400" cy="6553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3938" cy="6555976"/>
                    </a:xfrm>
                    <a:prstGeom prst="rect">
                      <a:avLst/>
                    </a:prstGeom>
                  </pic:spPr>
                </pic:pic>
              </a:graphicData>
            </a:graphic>
          </wp:inline>
        </w:drawing>
      </w:r>
    </w:p>
    <w:p w14:paraId="5534ACBB" w14:textId="77777777" w:rsidR="00032555" w:rsidRPr="00E96015" w:rsidRDefault="00B35FA1">
      <w:pPr>
        <w:pBdr>
          <w:top w:val="nil"/>
          <w:left w:val="nil"/>
          <w:bottom w:val="nil"/>
          <w:right w:val="nil"/>
          <w:between w:val="nil"/>
        </w:pBdr>
        <w:rPr>
          <w:color w:val="000000"/>
        </w:rPr>
      </w:pPr>
      <w:r w:rsidRPr="00E96015">
        <w:t>Figure 3</w:t>
      </w:r>
      <w:r w:rsidRPr="00E96015">
        <w:rPr>
          <w:color w:val="000000"/>
        </w:rPr>
        <w:t xml:space="preserve"> Interspecific heterozygosity and hybrid index (HINDEX) scores of each individual in </w:t>
      </w:r>
      <w:r w:rsidRPr="00E96015">
        <w:t>AB</w:t>
      </w:r>
      <w:r w:rsidRPr="00E96015">
        <w:rPr>
          <w:color w:val="000000"/>
        </w:rPr>
        <w:t xml:space="preserve"> using (a) all loci and (b) diagnostic loci. Symbols identify the </w:t>
      </w:r>
      <w:r w:rsidRPr="00E96015">
        <w:t>forms</w:t>
      </w:r>
      <w:r w:rsidRPr="00E96015">
        <w:rPr>
          <w:color w:val="000000"/>
        </w:rPr>
        <w:t xml:space="preserve"> sampled based on phenotype of the birds: pure </w:t>
      </w:r>
      <w:r w:rsidRPr="00E96015">
        <w:rPr>
          <w:i/>
          <w:color w:val="000000"/>
        </w:rPr>
        <w:t xml:space="preserve">S. </w:t>
      </w:r>
      <w:r w:rsidRPr="00E96015">
        <w:rPr>
          <w:i/>
          <w:color w:val="000000"/>
        </w:rPr>
        <w:t xml:space="preserve">nuchalis </w:t>
      </w:r>
      <w:r w:rsidRPr="00E96015">
        <w:rPr>
          <w:color w:val="000000"/>
        </w:rPr>
        <w:t>(</w:t>
      </w:r>
      <w:r w:rsidRPr="00E96015">
        <w:t>black triangle)</w:t>
      </w:r>
      <w:r w:rsidRPr="00E96015">
        <w:rPr>
          <w:color w:val="000000"/>
        </w:rPr>
        <w:t xml:space="preserve">, pure </w:t>
      </w:r>
      <w:r w:rsidRPr="00E96015">
        <w:rPr>
          <w:i/>
          <w:color w:val="000000"/>
        </w:rPr>
        <w:t xml:space="preserve">S. varius </w:t>
      </w:r>
      <w:r w:rsidRPr="00E96015">
        <w:rPr>
          <w:color w:val="000000"/>
        </w:rPr>
        <w:t xml:space="preserve">(white </w:t>
      </w:r>
      <w:r w:rsidRPr="00E96015">
        <w:t>circles), and hybrids (grey diamonds)</w:t>
      </w:r>
      <w:r w:rsidRPr="00E96015">
        <w:rPr>
          <w:color w:val="000000"/>
        </w:rPr>
        <w:t>. Individuals located on the solid line are back-crossed individuals. The dotted line indicates the expected distribution for individuals if mating was random throughout the zone.</w:t>
      </w:r>
    </w:p>
    <w:p w14:paraId="60D361FD" w14:textId="77777777" w:rsidR="00032555" w:rsidRPr="00E96015" w:rsidRDefault="00032555">
      <w:pPr>
        <w:rPr>
          <w:highlight w:val="yellow"/>
        </w:rPr>
        <w:sectPr w:rsidR="00032555" w:rsidRPr="00E96015" w:rsidSect="00EF2DD7">
          <w:pgSz w:w="12240" w:h="15840"/>
          <w:pgMar w:top="1440" w:right="1440" w:bottom="1440" w:left="1440" w:header="720" w:footer="720" w:gutter="0"/>
          <w:lnNumType w:countBy="1" w:restart="continuous"/>
          <w:cols w:space="720"/>
        </w:sectPr>
      </w:pPr>
    </w:p>
    <w:p w14:paraId="286321DF" w14:textId="77777777" w:rsidR="00032555" w:rsidRPr="00E96015" w:rsidRDefault="00B35FA1">
      <w:r w:rsidRPr="00E96015">
        <w:rPr>
          <w:noProof/>
        </w:rPr>
        <w:lastRenderedPageBreak/>
        <w:drawing>
          <wp:inline distT="114300" distB="114300" distL="114300" distR="114300" wp14:anchorId="6B026C02" wp14:editId="56F68734">
            <wp:extent cx="5971540" cy="4711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71540" cy="4711700"/>
                    </a:xfrm>
                    <a:prstGeom prst="rect">
                      <a:avLst/>
                    </a:prstGeom>
                    <a:ln/>
                  </pic:spPr>
                </pic:pic>
              </a:graphicData>
            </a:graphic>
          </wp:inline>
        </w:drawing>
      </w:r>
    </w:p>
    <w:p w14:paraId="7E171E42" w14:textId="77777777" w:rsidR="00032555" w:rsidRPr="00E96015" w:rsidRDefault="00032555">
      <w:pPr>
        <w:jc w:val="center"/>
      </w:pPr>
    </w:p>
    <w:p w14:paraId="57F0B74C" w14:textId="77777777" w:rsidR="00032555" w:rsidRPr="00E96015" w:rsidRDefault="00B35FA1">
      <w:r w:rsidRPr="00E96015">
        <w:t>Figure 4 SNP assignments for Enol, GAPD, and anonymous nuclear marker fo</w:t>
      </w:r>
      <w:r w:rsidRPr="00E96015">
        <w:t>r each population sampled. Sample sizes in Table 3.</w:t>
      </w:r>
    </w:p>
    <w:p w14:paraId="48B4B90C" w14:textId="77777777" w:rsidR="0086507B" w:rsidRPr="00E96015" w:rsidRDefault="0086507B" w:rsidP="0086507B"/>
    <w:p w14:paraId="582BE46A" w14:textId="77777777" w:rsidR="0086507B" w:rsidRPr="00E96015" w:rsidRDefault="0086507B" w:rsidP="0086507B"/>
    <w:p w14:paraId="26E6954B" w14:textId="77777777" w:rsidR="0086507B" w:rsidRPr="00E96015" w:rsidRDefault="0086507B" w:rsidP="0086507B"/>
    <w:p w14:paraId="76FA2F77" w14:textId="77777777" w:rsidR="0086507B" w:rsidRPr="00E96015" w:rsidRDefault="0086507B" w:rsidP="0086507B"/>
    <w:p w14:paraId="76FBE489" w14:textId="77777777" w:rsidR="0086507B" w:rsidRPr="00E96015" w:rsidRDefault="0086507B" w:rsidP="0086507B"/>
    <w:p w14:paraId="387B42CC" w14:textId="77777777" w:rsidR="0086507B" w:rsidRPr="00E96015" w:rsidRDefault="0086507B" w:rsidP="0086507B"/>
    <w:p w14:paraId="6BBE5CA8" w14:textId="77777777" w:rsidR="0086507B" w:rsidRPr="00E96015" w:rsidRDefault="0086507B" w:rsidP="0086507B"/>
    <w:p w14:paraId="00F57CFD" w14:textId="77777777" w:rsidR="0086507B" w:rsidRPr="00E96015" w:rsidRDefault="0086507B" w:rsidP="0086507B"/>
    <w:p w14:paraId="64C8B55F" w14:textId="77777777" w:rsidR="0086507B" w:rsidRPr="00E96015" w:rsidRDefault="0086507B" w:rsidP="0086507B"/>
    <w:p w14:paraId="02E2F7F3" w14:textId="77777777" w:rsidR="0086507B" w:rsidRPr="00E96015" w:rsidRDefault="0086507B" w:rsidP="0086507B"/>
    <w:p w14:paraId="584EDC93" w14:textId="77777777" w:rsidR="0086507B" w:rsidRPr="00E96015" w:rsidRDefault="0086507B" w:rsidP="0086507B"/>
    <w:p w14:paraId="6470CF31" w14:textId="77777777" w:rsidR="0086507B" w:rsidRPr="00E96015" w:rsidRDefault="0086507B" w:rsidP="0086507B"/>
    <w:p w14:paraId="56C968D6" w14:textId="77777777" w:rsidR="0086507B" w:rsidRPr="00E96015" w:rsidRDefault="0086507B" w:rsidP="0086507B"/>
    <w:p w14:paraId="07C7B203" w14:textId="77777777" w:rsidR="0086507B" w:rsidRPr="00E96015" w:rsidRDefault="0086507B" w:rsidP="0086507B"/>
    <w:p w14:paraId="1304CF85" w14:textId="77777777" w:rsidR="0086507B" w:rsidRPr="00E96015" w:rsidRDefault="0086507B" w:rsidP="0086507B">
      <w:pPr>
        <w:tabs>
          <w:tab w:val="left" w:pos="7000"/>
        </w:tabs>
      </w:pPr>
      <w:r w:rsidRPr="00E96015">
        <w:tab/>
      </w:r>
    </w:p>
    <w:sectPr w:rsidR="0086507B" w:rsidRPr="00E96015" w:rsidSect="00EF2DD7">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25EAFE" w14:textId="77777777" w:rsidR="00B35FA1" w:rsidRDefault="00B35FA1">
      <w:r>
        <w:separator/>
      </w:r>
    </w:p>
  </w:endnote>
  <w:endnote w:type="continuationSeparator" w:id="0">
    <w:p w14:paraId="6A14AC36" w14:textId="77777777" w:rsidR="00B35FA1" w:rsidRDefault="00B35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E4DC6" w14:textId="77777777" w:rsidR="00032555" w:rsidRDefault="00B35FA1">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14:paraId="6ADA5050" w14:textId="77777777" w:rsidR="00032555" w:rsidRDefault="00032555">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C127C" w14:textId="77777777" w:rsidR="00032555" w:rsidRDefault="00B35FA1">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sidR="00EF2DD7">
      <w:rPr>
        <w:color w:val="000000"/>
      </w:rPr>
      <w:fldChar w:fldCharType="separate"/>
    </w:r>
    <w:r w:rsidR="00EF2DD7">
      <w:rPr>
        <w:noProof/>
        <w:color w:val="000000"/>
      </w:rPr>
      <w:t>1</w:t>
    </w:r>
    <w:r>
      <w:rPr>
        <w:color w:val="000000"/>
      </w:rPr>
      <w:fldChar w:fldCharType="end"/>
    </w:r>
  </w:p>
  <w:p w14:paraId="5B0E1F79" w14:textId="77777777" w:rsidR="00032555" w:rsidRDefault="00032555">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343B2" w14:textId="77777777" w:rsidR="00B35FA1" w:rsidRDefault="00B35FA1">
      <w:r>
        <w:separator/>
      </w:r>
    </w:p>
  </w:footnote>
  <w:footnote w:type="continuationSeparator" w:id="0">
    <w:p w14:paraId="09B5DC9B" w14:textId="77777777" w:rsidR="00B35FA1" w:rsidRDefault="00B35F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555"/>
    <w:rsid w:val="00032555"/>
    <w:rsid w:val="000C0C41"/>
    <w:rsid w:val="0017516A"/>
    <w:rsid w:val="002817DB"/>
    <w:rsid w:val="0086507B"/>
    <w:rsid w:val="008F2E03"/>
    <w:rsid w:val="00B35FA1"/>
    <w:rsid w:val="00C247B2"/>
    <w:rsid w:val="00D01A69"/>
    <w:rsid w:val="00E72A06"/>
    <w:rsid w:val="00E96015"/>
    <w:rsid w:val="00EF2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D0B2C"/>
  <w15:docId w15:val="{00FFB461-29EF-C246-8915-AF8B48E3E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F2DD7"/>
    <w:rPr>
      <w:sz w:val="18"/>
      <w:szCs w:val="18"/>
    </w:rPr>
  </w:style>
  <w:style w:type="character" w:customStyle="1" w:styleId="BalloonTextChar">
    <w:name w:val="Balloon Text Char"/>
    <w:basedOn w:val="DefaultParagraphFont"/>
    <w:link w:val="BalloonText"/>
    <w:uiPriority w:val="99"/>
    <w:semiHidden/>
    <w:rsid w:val="00EF2DD7"/>
    <w:rPr>
      <w:sz w:val="18"/>
      <w:szCs w:val="18"/>
    </w:rPr>
  </w:style>
  <w:style w:type="character" w:styleId="LineNumber">
    <w:name w:val="line number"/>
    <w:basedOn w:val="DefaultParagraphFont"/>
    <w:uiPriority w:val="99"/>
    <w:semiHidden/>
    <w:unhideWhenUsed/>
    <w:rsid w:val="00EF2DD7"/>
  </w:style>
  <w:style w:type="character" w:customStyle="1" w:styleId="highwire-citation-authors">
    <w:name w:val="highwire-citation-authors"/>
    <w:basedOn w:val="DefaultParagraphFont"/>
    <w:rsid w:val="00C247B2"/>
  </w:style>
  <w:style w:type="character" w:customStyle="1" w:styleId="highwire-citation-author">
    <w:name w:val="highwire-citation-author"/>
    <w:basedOn w:val="DefaultParagraphFont"/>
    <w:rsid w:val="00C247B2"/>
  </w:style>
  <w:style w:type="character" w:customStyle="1" w:styleId="nlm-given-names">
    <w:name w:val="nlm-given-names"/>
    <w:basedOn w:val="DefaultParagraphFont"/>
    <w:rsid w:val="00C247B2"/>
  </w:style>
  <w:style w:type="character" w:customStyle="1" w:styleId="nlm-surname">
    <w:name w:val="nlm-surname"/>
    <w:basedOn w:val="DefaultParagraphFont"/>
    <w:rsid w:val="00C247B2"/>
  </w:style>
  <w:style w:type="character" w:customStyle="1" w:styleId="highwire-cite-metadata-journal">
    <w:name w:val="highwire-cite-metadata-journal"/>
    <w:basedOn w:val="DefaultParagraphFont"/>
    <w:rsid w:val="00C247B2"/>
  </w:style>
  <w:style w:type="character" w:customStyle="1" w:styleId="highwire-cite-metadata-pages">
    <w:name w:val="highwire-cite-metadata-pages"/>
    <w:basedOn w:val="DefaultParagraphFont"/>
    <w:rsid w:val="00C247B2"/>
  </w:style>
  <w:style w:type="character" w:customStyle="1" w:styleId="highwire-cite-metadata-doi">
    <w:name w:val="highwire-cite-metadata-doi"/>
    <w:basedOn w:val="DefaultParagraphFont"/>
    <w:rsid w:val="00C247B2"/>
  </w:style>
  <w:style w:type="character" w:customStyle="1" w:styleId="doilabel">
    <w:name w:val="doi_label"/>
    <w:basedOn w:val="DefaultParagraphFont"/>
    <w:rsid w:val="00C24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673414">
      <w:bodyDiv w:val="1"/>
      <w:marLeft w:val="0"/>
      <w:marRight w:val="0"/>
      <w:marTop w:val="0"/>
      <w:marBottom w:val="0"/>
      <w:divBdr>
        <w:top w:val="none" w:sz="0" w:space="0" w:color="auto"/>
        <w:left w:val="none" w:sz="0" w:space="0" w:color="auto"/>
        <w:bottom w:val="none" w:sz="0" w:space="0" w:color="auto"/>
        <w:right w:val="none" w:sz="0" w:space="0" w:color="auto"/>
      </w:divBdr>
    </w:div>
    <w:div w:id="348336842">
      <w:bodyDiv w:val="1"/>
      <w:marLeft w:val="0"/>
      <w:marRight w:val="0"/>
      <w:marTop w:val="0"/>
      <w:marBottom w:val="0"/>
      <w:divBdr>
        <w:top w:val="none" w:sz="0" w:space="0" w:color="auto"/>
        <w:left w:val="none" w:sz="0" w:space="0" w:color="auto"/>
        <w:bottom w:val="none" w:sz="0" w:space="0" w:color="auto"/>
        <w:right w:val="none" w:sz="0" w:space="0" w:color="auto"/>
      </w:divBdr>
    </w:div>
    <w:div w:id="595133682">
      <w:bodyDiv w:val="1"/>
      <w:marLeft w:val="0"/>
      <w:marRight w:val="0"/>
      <w:marTop w:val="0"/>
      <w:marBottom w:val="0"/>
      <w:divBdr>
        <w:top w:val="none" w:sz="0" w:space="0" w:color="auto"/>
        <w:left w:val="none" w:sz="0" w:space="0" w:color="auto"/>
        <w:bottom w:val="none" w:sz="0" w:space="0" w:color="auto"/>
        <w:right w:val="none" w:sz="0" w:space="0" w:color="auto"/>
      </w:divBdr>
    </w:div>
    <w:div w:id="657618352">
      <w:bodyDiv w:val="1"/>
      <w:marLeft w:val="0"/>
      <w:marRight w:val="0"/>
      <w:marTop w:val="0"/>
      <w:marBottom w:val="0"/>
      <w:divBdr>
        <w:top w:val="none" w:sz="0" w:space="0" w:color="auto"/>
        <w:left w:val="none" w:sz="0" w:space="0" w:color="auto"/>
        <w:bottom w:val="none" w:sz="0" w:space="0" w:color="auto"/>
        <w:right w:val="none" w:sz="0" w:space="0" w:color="auto"/>
      </w:divBdr>
    </w:div>
    <w:div w:id="787510193">
      <w:bodyDiv w:val="1"/>
      <w:marLeft w:val="0"/>
      <w:marRight w:val="0"/>
      <w:marTop w:val="0"/>
      <w:marBottom w:val="0"/>
      <w:divBdr>
        <w:top w:val="none" w:sz="0" w:space="0" w:color="auto"/>
        <w:left w:val="none" w:sz="0" w:space="0" w:color="auto"/>
        <w:bottom w:val="none" w:sz="0" w:space="0" w:color="auto"/>
        <w:right w:val="none" w:sz="0" w:space="0" w:color="auto"/>
      </w:divBdr>
    </w:div>
    <w:div w:id="1404524758">
      <w:bodyDiv w:val="1"/>
      <w:marLeft w:val="0"/>
      <w:marRight w:val="0"/>
      <w:marTop w:val="0"/>
      <w:marBottom w:val="0"/>
      <w:divBdr>
        <w:top w:val="none" w:sz="0" w:space="0" w:color="auto"/>
        <w:left w:val="none" w:sz="0" w:space="0" w:color="auto"/>
        <w:bottom w:val="none" w:sz="0" w:space="0" w:color="auto"/>
        <w:right w:val="none" w:sz="0" w:space="0" w:color="auto"/>
      </w:divBdr>
      <w:divsChild>
        <w:div w:id="1853062178">
          <w:marLeft w:val="0"/>
          <w:marRight w:val="0"/>
          <w:marTop w:val="0"/>
          <w:marBottom w:val="0"/>
          <w:divBdr>
            <w:top w:val="none" w:sz="0" w:space="0" w:color="auto"/>
            <w:left w:val="none" w:sz="0" w:space="0" w:color="auto"/>
            <w:bottom w:val="none" w:sz="0" w:space="0" w:color="auto"/>
            <w:right w:val="none" w:sz="0" w:space="0" w:color="auto"/>
          </w:divBdr>
          <w:divsChild>
            <w:div w:id="57293464">
              <w:marLeft w:val="0"/>
              <w:marRight w:val="0"/>
              <w:marTop w:val="0"/>
              <w:marBottom w:val="0"/>
              <w:divBdr>
                <w:top w:val="none" w:sz="0" w:space="0" w:color="auto"/>
                <w:left w:val="none" w:sz="0" w:space="0" w:color="auto"/>
                <w:bottom w:val="none" w:sz="0" w:space="0" w:color="auto"/>
                <w:right w:val="none" w:sz="0" w:space="0" w:color="auto"/>
              </w:divBdr>
            </w:div>
          </w:divsChild>
        </w:div>
        <w:div w:id="1525443553">
          <w:marLeft w:val="0"/>
          <w:marRight w:val="0"/>
          <w:marTop w:val="75"/>
          <w:marBottom w:val="0"/>
          <w:divBdr>
            <w:top w:val="none" w:sz="0" w:space="0" w:color="auto"/>
            <w:left w:val="none" w:sz="0" w:space="0" w:color="auto"/>
            <w:bottom w:val="none" w:sz="0" w:space="0" w:color="auto"/>
            <w:right w:val="none" w:sz="0" w:space="0" w:color="auto"/>
          </w:divBdr>
        </w:div>
        <w:div w:id="865872591">
          <w:marLeft w:val="0"/>
          <w:marRight w:val="0"/>
          <w:marTop w:val="75"/>
          <w:marBottom w:val="0"/>
          <w:divBdr>
            <w:top w:val="none" w:sz="0" w:space="0" w:color="auto"/>
            <w:left w:val="none" w:sz="0" w:space="0" w:color="auto"/>
            <w:bottom w:val="none" w:sz="0" w:space="0" w:color="auto"/>
            <w:right w:val="none" w:sz="0" w:space="0" w:color="auto"/>
          </w:divBdr>
        </w:div>
      </w:divsChild>
    </w:div>
    <w:div w:id="1705711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4DC0A-3EBD-F045-B843-B1BD678BA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31</Pages>
  <Words>6892</Words>
  <Characters>39289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Elizabeth Natola</cp:lastModifiedBy>
  <cp:revision>7</cp:revision>
  <dcterms:created xsi:type="dcterms:W3CDTF">2020-10-28T17:10:00Z</dcterms:created>
  <dcterms:modified xsi:type="dcterms:W3CDTF">2020-10-28T17:26:00Z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http://csl.mendeley.com/styles/445609401/JAvBiol</vt:lpwstr>
  </property>
  <property fmtid="{D5CDD505-2E9C-101B-9397-08002B2CF9AE}" pid="7" name="Mendeley Recent Style Name 2_1">
    <vt:lpwstr>American Psychological Association 7th edition - Libby Natola</vt:lpwstr>
  </property>
  <property fmtid="{D5CDD505-2E9C-101B-9397-08002B2CF9AE}" pid="8" name="Mendeley Recent Style Id 3_1">
    <vt:lpwstr>http://csl.mendeley.com/styles/445609401/JAvianBiol</vt:lpwstr>
  </property>
  <property fmtid="{D5CDD505-2E9C-101B-9397-08002B2CF9AE}" pid="9" name="Mendeley Recent Style Name 3_1">
    <vt:lpwstr>American Psychological Association 7th edition - Libby Natola</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http://csl.mendeley.com/styles/445609401/vancouver-2</vt:lpwstr>
  </property>
  <property fmtid="{D5CDD505-2E9C-101B-9397-08002B2CF9AE}" pid="21" name="Mendeley Recent Style Name 9_1">
    <vt:lpwstr>Vancouver - Libby Natola</vt:lpwstr>
  </property>
  <property fmtid="{D5CDD505-2E9C-101B-9397-08002B2CF9AE}" pid="22" name="Mendeley Document_1">
    <vt:lpwstr>True</vt:lpwstr>
  </property>
  <property fmtid="{D5CDD505-2E9C-101B-9397-08002B2CF9AE}" pid="23" name="Mendeley Unique User Id_1">
    <vt:lpwstr>db7e33ec-af2e-31f3-bb16-0c98f9717956</vt:lpwstr>
  </property>
  <property fmtid="{D5CDD505-2E9C-101B-9397-08002B2CF9AE}" pid="24" name="Mendeley Citation Style_1">
    <vt:lpwstr>http://csl.mendeley.com/styles/445609401/JAvBiol</vt:lpwstr>
  </property>
</Properties>
</file>